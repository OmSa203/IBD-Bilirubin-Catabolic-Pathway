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7ADCC" w14:textId="77777777" w:rsidR="004245FE" w:rsidRDefault="00151CAC" w:rsidP="004245FE">
      <w:pPr>
        <w:spacing w:line="278" w:lineRule="auto"/>
        <w:rPr>
          <w:b/>
          <w:lang w:val="en-US"/>
        </w:rPr>
      </w:pPr>
      <w:r w:rsidRPr="00151CAC">
        <w:rPr>
          <w:rStyle w:val="Heading1Char"/>
          <w:color w:val="auto"/>
        </w:rPr>
        <w:t xml:space="preserve">Support </w:t>
      </w:r>
      <w:r>
        <w:rPr>
          <w:rStyle w:val="Heading1Char"/>
          <w:color w:val="auto"/>
        </w:rPr>
        <w:t>Information</w:t>
      </w:r>
      <w:r>
        <w:rPr>
          <w:rFonts w:eastAsiaTheme="majorEastAsia" w:cstheme="majorBidi"/>
          <w:color w:val="0F4761" w:themeColor="accent1" w:themeShade="BF"/>
          <w:sz w:val="28"/>
          <w:szCs w:val="28"/>
          <w:lang w:val="en-US"/>
        </w:rPr>
        <w:br/>
      </w:r>
    </w:p>
    <w:p w14:paraId="4519CEA0" w14:textId="08F09743" w:rsidR="00151CAC" w:rsidRPr="004245FE" w:rsidRDefault="00151CAC" w:rsidP="004245FE">
      <w:pPr>
        <w:pStyle w:val="Heading2"/>
        <w:rPr>
          <w:color w:val="auto"/>
          <w:lang w:val="en-US"/>
        </w:rPr>
      </w:pPr>
      <w:r w:rsidRPr="004245FE">
        <w:rPr>
          <w:color w:val="auto"/>
          <w:lang w:val="en-US"/>
        </w:rPr>
        <w:t>Methods</w:t>
      </w:r>
    </w:p>
    <w:p w14:paraId="0A18ABB1" w14:textId="77777777" w:rsidR="00151CAC" w:rsidRPr="00151CAC" w:rsidRDefault="00151CAC" w:rsidP="004245FE">
      <w:pPr>
        <w:spacing w:line="278" w:lineRule="auto"/>
        <w:jc w:val="both"/>
        <w:rPr>
          <w:b/>
          <w:lang w:val="en-US"/>
        </w:rPr>
      </w:pPr>
      <w:r w:rsidRPr="00151CAC">
        <w:rPr>
          <w:b/>
          <w:lang w:val="en-US"/>
        </w:rPr>
        <w:t>Study Population</w:t>
      </w:r>
    </w:p>
    <w:p w14:paraId="6F7F576D" w14:textId="77777777" w:rsidR="00151CAC" w:rsidRPr="00151CAC" w:rsidRDefault="00151CAC" w:rsidP="004245FE">
      <w:pPr>
        <w:spacing w:line="278" w:lineRule="auto"/>
        <w:jc w:val="both"/>
        <w:rPr>
          <w:lang w:val="en-US"/>
        </w:rPr>
      </w:pPr>
      <w:r w:rsidRPr="00151CAC">
        <w:rPr>
          <w:lang w:val="en-US"/>
        </w:rPr>
        <w:t xml:space="preserve">In this cohort study three groups of adult participants were enrolled (aged ≥18 years), UC (n = 31), CD (n=39), and healthy individuals (n= 49) as a control group. A healthy individual was marked as such if they did not report having a GI disorder.  Detailed information regarding the participant's demographics, lifestyle, and disease state were also collected, including age, sex, smoking habits, diet, alcohol consumption, supplements, the severity of the disease, and current and past medical and surgical treatments. </w:t>
      </w:r>
      <w:commentRangeStart w:id="0"/>
      <w:r w:rsidRPr="00151CAC">
        <w:rPr>
          <w:lang w:val="en-US"/>
        </w:rPr>
        <w:t>(Supplemental Table S1)</w:t>
      </w:r>
      <w:commentRangeEnd w:id="0"/>
      <w:r w:rsidRPr="00151CAC">
        <w:rPr>
          <w:rStyle w:val="CommentReference"/>
          <w:sz w:val="22"/>
          <w:szCs w:val="22"/>
          <w:lang w:val="en-US"/>
        </w:rPr>
        <w:commentReference w:id="0"/>
      </w:r>
    </w:p>
    <w:p w14:paraId="0349DE4C" w14:textId="77777777" w:rsidR="00151CAC" w:rsidRPr="00151CAC" w:rsidRDefault="00151CAC" w:rsidP="004245FE">
      <w:pPr>
        <w:spacing w:line="278" w:lineRule="auto"/>
        <w:jc w:val="both"/>
        <w:rPr>
          <w:b/>
          <w:lang w:val="en-US"/>
        </w:rPr>
      </w:pPr>
      <w:r w:rsidRPr="00151CAC">
        <w:rPr>
          <w:b/>
          <w:lang w:val="en-US"/>
        </w:rPr>
        <w:t>Samples Collection</w:t>
      </w:r>
    </w:p>
    <w:p w14:paraId="43E1BA17" w14:textId="77777777" w:rsidR="00151CAC" w:rsidRPr="00151CAC" w:rsidRDefault="00151CAC" w:rsidP="004245FE">
      <w:pPr>
        <w:spacing w:line="278" w:lineRule="auto"/>
        <w:jc w:val="both"/>
        <w:rPr>
          <w:lang w:val="en-US"/>
        </w:rPr>
      </w:pPr>
      <w:r w:rsidRPr="00151CAC">
        <w:rPr>
          <w:lang w:val="en-US"/>
        </w:rPr>
        <w:t xml:space="preserve">Fecal samples were collected at the Department of Gastroenterology at Soroka Hospital and from healthy volunteers from Ben Gurion University. They were stored in 50 mL falcon tubes at -80 </w:t>
      </w:r>
      <w:r w:rsidRPr="00151CAC">
        <w:rPr>
          <w:rFonts w:ascii="Cambria Math" w:hAnsi="Cambria Math" w:cs="Cambria Math"/>
          <w:lang w:val="en-US"/>
        </w:rPr>
        <w:t>℃</w:t>
      </w:r>
      <w:r w:rsidRPr="00151CAC">
        <w:rPr>
          <w:lang w:val="en-US"/>
        </w:rPr>
        <w:t xml:space="preserve"> until further treatment.</w:t>
      </w:r>
    </w:p>
    <w:p w14:paraId="45ACCBD7" w14:textId="77777777" w:rsidR="00151CAC" w:rsidRPr="00151CAC" w:rsidRDefault="00151CAC" w:rsidP="004245FE">
      <w:pPr>
        <w:spacing w:line="278" w:lineRule="auto"/>
        <w:jc w:val="both"/>
        <w:rPr>
          <w:b/>
          <w:lang w:val="en-US"/>
        </w:rPr>
      </w:pPr>
      <w:r w:rsidRPr="00151CAC">
        <w:rPr>
          <w:b/>
          <w:lang w:val="en-US"/>
        </w:rPr>
        <w:t xml:space="preserve">Metabolite Extraction and LC-MS/MS Analysis </w:t>
      </w:r>
    </w:p>
    <w:p w14:paraId="1114CC87" w14:textId="77777777" w:rsidR="00151CAC" w:rsidRPr="00151CAC" w:rsidRDefault="00151CAC" w:rsidP="004245FE">
      <w:pPr>
        <w:spacing w:line="278" w:lineRule="auto"/>
        <w:jc w:val="both"/>
        <w:rPr>
          <w:lang w:val="en-US"/>
        </w:rPr>
      </w:pPr>
      <w:r w:rsidRPr="00151CAC">
        <w:rPr>
          <w:lang w:val="en-US"/>
        </w:rPr>
        <w:t>Collected fecal samples underwent untargeted and targeted metabolomics using liquid chromatography-tandem mass spectrometry (LC-MS/MS). A small amount was transferred from each sample to an Eppendorf tube to analyze the samples. The new samples (i.e., in the Eppendorf tube) were frozen in liquid nitrogen and freeze-dried using a lyophilizer for 24 hours. The dry matter was weighed and suspended in cold MeOH/H</w:t>
      </w:r>
      <w:r w:rsidRPr="00151CAC">
        <w:rPr>
          <w:vertAlign w:val="subscript"/>
          <w:lang w:val="en-US"/>
        </w:rPr>
        <w:t>2</w:t>
      </w:r>
      <w:r w:rsidRPr="00151CAC">
        <w:rPr>
          <w:lang w:val="en-US"/>
        </w:rPr>
        <w:t xml:space="preserve">O (1:1 v/v ratio) at a </w:t>
      </w:r>
      <w:r w:rsidRPr="00151CAC">
        <w:rPr>
          <w:lang w:val="en-US"/>
        </w:rPr>
        <w:br/>
        <w:t>49 mg/mL concentration and stirred for half a minute. After that, the samples were loaded into a centrifuge and spun at 4˚C, for 10</w:t>
      </w:r>
      <w:ins w:id="1" w:author="עומר סבתי" w:date="2025-07-09T16:10:00Z">
        <w:r w:rsidRPr="00151CAC">
          <w:rPr>
            <w:lang w:val="en-US"/>
          </w:rPr>
          <w:t xml:space="preserve"> </w:t>
        </w:r>
      </w:ins>
      <w:r w:rsidRPr="00151CAC">
        <w:rPr>
          <w:lang w:val="en-US"/>
        </w:rPr>
        <w:t>min, at 10,000</w:t>
      </w:r>
      <w:ins w:id="2" w:author="עומר סבתי" w:date="2025-07-09T16:10:00Z">
        <w:r w:rsidRPr="00151CAC">
          <w:rPr>
            <w:lang w:val="en-US"/>
          </w:rPr>
          <w:t xml:space="preserve"> </w:t>
        </w:r>
      </w:ins>
      <w:r w:rsidRPr="00151CAC">
        <w:rPr>
          <w:lang w:val="en-US"/>
        </w:rPr>
        <w:t>g. The supernatant was collected, and a mixed sample was used as a quality control (QC). The samples were examined by using an UltiMate 3000 UHPLC+ focused LC-MS system (Thermo Scientific™) with 2.6 μm (100 x 2.1 mm) C18 Accucore™ UHPLC column (Thermo Scientific™), followed by Q Exactive™ Focus Hybrid Quadrupole-Orbitrap™ Mass Spectrometer (Thermo Scientific™) analysis. The run conditions were a flow rate of 0.4 mL/min, with the composition of solvent A being 99.9% water and 0.1% formic acid, solvent B being 99.9% acetonitrile, and 0.1% formic acid. The gradients started with 90%:10%  A:B for 2 min. After 13 min, the gradient increased to 10%:90% A:B and stayed in this composition until 17 min. The gradient changed to 90%:10% A:B until 20 min and was maintained until 22 min.  The QC was added between every ten samples.</w:t>
      </w:r>
      <w:r w:rsidRPr="00151CAC">
        <w:rPr>
          <w:lang w:val="en-US"/>
        </w:rPr>
        <w:tab/>
      </w:r>
      <w:r w:rsidRPr="00151CAC">
        <w:rPr>
          <w:lang w:val="en-US"/>
        </w:rPr>
        <w:br/>
        <w:t>[ADD the tune file conditions]</w:t>
      </w:r>
      <w:r w:rsidRPr="00151CAC">
        <w:rPr>
          <w:lang w:val="en-US"/>
        </w:rPr>
        <w:tab/>
      </w:r>
    </w:p>
    <w:p w14:paraId="65F70D37" w14:textId="436A2211" w:rsidR="00151CAC" w:rsidRPr="00151CAC" w:rsidRDefault="00151CAC" w:rsidP="004245FE">
      <w:pPr>
        <w:spacing w:line="278" w:lineRule="auto"/>
        <w:jc w:val="both"/>
        <w:rPr>
          <w:bCs/>
          <w:lang w:val="en-US"/>
        </w:rPr>
      </w:pPr>
      <w:r w:rsidRPr="00151CAC">
        <w:rPr>
          <w:bCs/>
          <w:lang w:val="en-US"/>
        </w:rPr>
        <w:t>Metabolomics Data Processing</w:t>
      </w:r>
      <w:r w:rsidRPr="00151CAC">
        <w:rPr>
          <w:b/>
          <w:lang w:val="en-US"/>
        </w:rPr>
        <w:tab/>
      </w:r>
      <w:r w:rsidRPr="00151CAC">
        <w:rPr>
          <w:b/>
          <w:lang w:val="en-US"/>
        </w:rPr>
        <w:br/>
      </w:r>
      <w:commentRangeStart w:id="3"/>
      <w:r w:rsidRPr="00151CAC">
        <w:rPr>
          <w:bCs/>
          <w:lang w:val="en-US"/>
        </w:rPr>
        <w:t>The MS analysis was conducted in positive ionization mode</w:t>
      </w:r>
      <w:commentRangeEnd w:id="3"/>
      <w:r w:rsidRPr="00151CAC">
        <w:rPr>
          <w:rStyle w:val="CommentReference"/>
          <w:bCs/>
          <w:sz w:val="22"/>
          <w:szCs w:val="22"/>
          <w:lang w:val="en-US"/>
        </w:rPr>
        <w:commentReference w:id="3"/>
      </w:r>
      <w:r w:rsidRPr="00151CAC">
        <w:rPr>
          <w:bCs/>
          <w:lang w:val="en-US"/>
        </w:rPr>
        <w:t>. All MS data were examined by freestyle and Xcalibur software (Thermo Scientific™). Following the initial examination, the raw files were converted to .mzML files by using the open-source program MSconvert</w:t>
      </w:r>
      <w:r w:rsidRPr="00151CAC">
        <w:rPr>
          <w:bCs/>
          <w:lang w:val="en-US"/>
        </w:rPr>
        <w:fldChar w:fldCharType="begin"/>
      </w:r>
      <w:r w:rsidRPr="00151CAC">
        <w:rPr>
          <w:bCs/>
          <w:lang w:val="en-US"/>
        </w:rPr>
        <w:instrText xml:space="preserve"> ADDIN ZOTERO_ITEM CSL_CITATION {"citationID":"ThKzyLFC","properties":{"formattedCitation":"\\super 9\\nosupersub{}","plainCitation":"9","noteIndex":0},"citationItems":[{"id":193,"uris":["http://zotero.org/users/14425480/items/TRZ8ZPBR"],"itemData":{"id":193,"type":"chapter","abstract":"Recent advances in proteome informatics have led to an explosion in tools to analyze mass spectrometry data. These tools operate across the analysis pipeline doing everything from assessing quality control to matching peptides to spectra to quantification. Unfortunately, the vast majority of these tools are not able to operate directly on the proprietary formats generated by the diverse mass spectrometers. Consequently, the first step in many protocols is the conversion of data from vendor-specific binary files to open-format files. This protocol details the use of ProteoWizard’s msConvert and msConvertGUI software for this conversion, taking format features, coding options, and vendor particularities into account. We specifically describe the various options available when doing conversions and the implications of each option.","container-title":"Proteomics: Methods and Protocols","event-place":"New York, NY","ISBN":"978-1-4939-6747-6","language":"en","note":"DOI: 10.1007/978-1-4939-6747-6_23","page":"339-368","publisher":"Springer","publisher-place":"New York, NY","source":"Springer Link","title":"Data Conversion with ProteoWizard msConvert","URL":"https://doi.org/10.1007/978-1-4939-6747-6_23","author":[{"family":"Adusumilli","given":"Ravali"},{"family":"Mallick","given":"Parag"}],"editor":[{"family":"Comai","given":"Lucio"},{"family":"Katz","given":"Jonathan E."},{"family":"Mallick","given":"Parag"}],"accessed":{"date-parts":[["2025",2,11]]},"issued":{"date-parts":[["2017"]]}}}],"schema":"https://github.com/citation-style-language/schema/raw/master/csl-citation.json"} </w:instrText>
      </w:r>
      <w:r w:rsidRPr="00151CAC">
        <w:rPr>
          <w:bCs/>
          <w:lang w:val="en-US"/>
        </w:rPr>
        <w:fldChar w:fldCharType="separate"/>
      </w:r>
      <w:r w:rsidRPr="00151CAC">
        <w:rPr>
          <w:bCs/>
          <w:lang w:val="en-US"/>
        </w:rPr>
        <w:t>9</w:t>
      </w:r>
      <w:r w:rsidRPr="00151CAC">
        <w:fldChar w:fldCharType="end"/>
      </w:r>
      <w:r w:rsidRPr="00151CAC">
        <w:rPr>
          <w:bCs/>
          <w:lang w:val="en-US"/>
        </w:rPr>
        <w:t xml:space="preserve">. Then, all the files were </w:t>
      </w:r>
      <w:r w:rsidRPr="00151CAC">
        <w:rPr>
          <w:bCs/>
          <w:lang w:val="en-US"/>
        </w:rPr>
        <w:lastRenderedPageBreak/>
        <w:t xml:space="preserve">processed by MZmine3.9.0 using the batch mode with parameters in </w:t>
      </w:r>
      <w:commentRangeStart w:id="4"/>
      <w:r w:rsidRPr="00151CAC">
        <w:rPr>
          <w:bCs/>
          <w:lang w:val="en-US"/>
        </w:rPr>
        <w:t>supplementary</w:t>
      </w:r>
      <w:commentRangeEnd w:id="4"/>
      <w:r w:rsidRPr="00151CAC">
        <w:rPr>
          <w:rStyle w:val="CommentReference"/>
          <w:bCs/>
          <w:sz w:val="22"/>
          <w:szCs w:val="22"/>
          <w:lang w:val="en-US"/>
        </w:rPr>
        <w:commentReference w:id="4"/>
      </w:r>
      <w:r w:rsidRPr="00151CAC">
        <w:rPr>
          <w:bCs/>
          <w:lang w:val="en-US"/>
        </w:rPr>
        <w:t xml:space="preserve">. The .mgf output file from the MZmine3.9.0 was uploaded to the Global Natural Product Social Molecular Networking (GNPS, http://gnps.ucsd.edu), a community-based online platform created and managed by the Dorrestein Lab. In the GNPS, feature-based molecular networking (FBMN) and more comprehensive analysis with MolNetEnhancer, an in silico tool within the GNPS ecosystem, was created. </w:t>
      </w:r>
      <w:r w:rsidRPr="00151CAC">
        <w:rPr>
          <w:bCs/>
          <w:lang w:val="en-US"/>
        </w:rPr>
        <w:tab/>
      </w:r>
      <w:r w:rsidRPr="00151CAC">
        <w:rPr>
          <w:bCs/>
          <w:lang w:val="en-US"/>
        </w:rPr>
        <w:br/>
        <w:t xml:space="preserve">Utilizing the quantification table output from Mzmine3.9.0, relative comparison between the HC and the IBD patients’ groups. </w:t>
      </w:r>
    </w:p>
    <w:p w14:paraId="51C2DD55" w14:textId="77777777" w:rsidR="00151CAC" w:rsidRPr="00151CAC" w:rsidRDefault="00151CAC" w:rsidP="00151CAC">
      <w:pPr>
        <w:spacing w:line="278" w:lineRule="auto"/>
      </w:pPr>
    </w:p>
    <w:p w14:paraId="7CD9AA99" w14:textId="77777777" w:rsidR="00151CAC" w:rsidRPr="00151CAC" w:rsidRDefault="00151CAC" w:rsidP="00151CAC">
      <w:pPr>
        <w:spacing w:line="278" w:lineRule="auto"/>
      </w:pPr>
    </w:p>
    <w:p w14:paraId="4572B9AD" w14:textId="77777777" w:rsidR="00151CAC" w:rsidRPr="00151CAC" w:rsidRDefault="004245FE" w:rsidP="00151CAC">
      <w:pPr>
        <w:spacing w:line="278" w:lineRule="auto"/>
      </w:pPr>
      <w:r>
        <w:rPr>
          <w:i/>
          <w:iCs/>
          <w:noProof/>
          <w:lang w:val="en-GB"/>
        </w:rPr>
        <w:lastRenderedPageBreak/>
        <mc:AlternateContent>
          <mc:Choice Requires="wps">
            <w:drawing>
              <wp:anchor distT="0" distB="0" distL="114300" distR="114300" simplePos="0" relativeHeight="251680768" behindDoc="0" locked="0" layoutInCell="1" allowOverlap="1" wp14:anchorId="03AF5D47" wp14:editId="48833F23">
                <wp:simplePos x="0" y="0"/>
                <wp:positionH relativeFrom="margin">
                  <wp:posOffset>-190831</wp:posOffset>
                </wp:positionH>
                <wp:positionV relativeFrom="paragraph">
                  <wp:posOffset>5397334</wp:posOffset>
                </wp:positionV>
                <wp:extent cx="5734050" cy="730250"/>
                <wp:effectExtent l="0" t="0" r="0" b="0"/>
                <wp:wrapNone/>
                <wp:docPr id="373276554" name="Text Box 18"/>
                <wp:cNvGraphicFramePr/>
                <a:graphic xmlns:a="http://schemas.openxmlformats.org/drawingml/2006/main">
                  <a:graphicData uri="http://schemas.microsoft.com/office/word/2010/wordprocessingShape">
                    <wps:wsp>
                      <wps:cNvSpPr txBox="1"/>
                      <wps:spPr>
                        <a:xfrm>
                          <a:off x="0" y="0"/>
                          <a:ext cx="5734050" cy="730250"/>
                        </a:xfrm>
                        <a:prstGeom prst="rect">
                          <a:avLst/>
                        </a:prstGeom>
                        <a:solidFill>
                          <a:schemeClr val="lt1"/>
                        </a:solidFill>
                        <a:ln w="6350">
                          <a:noFill/>
                        </a:ln>
                      </wps:spPr>
                      <wps:txbx>
                        <w:txbxContent>
                          <w:p w14:paraId="04AF6710" w14:textId="77777777" w:rsidR="004245FE" w:rsidRPr="008E71DD" w:rsidRDefault="004245FE" w:rsidP="004245FE">
                            <w:pPr>
                              <w:pStyle w:val="OmersStyle1"/>
                              <w:rPr>
                                <w:sz w:val="18"/>
                                <w:szCs w:val="18"/>
                              </w:rPr>
                            </w:pPr>
                            <w:r w:rsidRPr="00BF4909">
                              <w:rPr>
                                <w:b/>
                                <w:bCs/>
                                <w:sz w:val="18"/>
                                <w:szCs w:val="18"/>
                              </w:rPr>
                              <w:t>Table S2</w:t>
                            </w:r>
                            <w:r w:rsidRPr="00BF4909">
                              <w:rPr>
                                <w:sz w:val="18"/>
                                <w:szCs w:val="18"/>
                              </w:rPr>
                              <w:t xml:space="preserve"> Demographic and Clinical Characteristics.</w:t>
                            </w:r>
                            <w:r>
                              <w:rPr>
                                <w:sz w:val="18"/>
                                <w:szCs w:val="18"/>
                              </w:rPr>
                              <w:t xml:space="preserve"> </w:t>
                            </w:r>
                            <w:r w:rsidRPr="00BF4909">
                              <w:rPr>
                                <w:sz w:val="18"/>
                                <w:szCs w:val="18"/>
                              </w:rPr>
                              <w:t>Data presented as mean ± standard deviation</w:t>
                            </w:r>
                            <w:r>
                              <w:rPr>
                                <w:sz w:val="18"/>
                                <w:szCs w:val="18"/>
                              </w:rPr>
                              <w:t xml:space="preserve">. </w:t>
                            </w:r>
                            <w:r w:rsidRPr="00BF4909">
                              <w:rPr>
                                <w:sz w:val="18"/>
                                <w:szCs w:val="18"/>
                              </w:rPr>
                              <w:t>N/A:</w:t>
                            </w:r>
                            <w:r>
                              <w:rPr>
                                <w:sz w:val="18"/>
                                <w:szCs w:val="18"/>
                              </w:rPr>
                              <w:t xml:space="preserve"> </w:t>
                            </w:r>
                            <w:r w:rsidRPr="00BF4909">
                              <w:rPr>
                                <w:sz w:val="18"/>
                                <w:szCs w:val="18"/>
                              </w:rPr>
                              <w:t>Not applicable</w:t>
                            </w:r>
                            <w:r>
                              <w:rPr>
                                <w:sz w:val="18"/>
                                <w:szCs w:val="18"/>
                              </w:rPr>
                              <w:t xml:space="preserve">. </w:t>
                            </w:r>
                            <w:r w:rsidRPr="00BF4909">
                              <w:rPr>
                                <w:sz w:val="18"/>
                                <w:szCs w:val="18"/>
                              </w:rPr>
                              <w:t xml:space="preserve">P-values </w:t>
                            </w:r>
                            <w:r>
                              <w:rPr>
                                <w:sz w:val="18"/>
                                <w:szCs w:val="18"/>
                              </w:rPr>
                              <w:t xml:space="preserve">were calculated using the </w:t>
                            </w:r>
                            <w:r w:rsidRPr="00BF4909">
                              <w:rPr>
                                <w:sz w:val="18"/>
                                <w:szCs w:val="18"/>
                              </w:rPr>
                              <w:t>Chi-square test for categorical variables and Student's t-test or ANOVA for continuous variables as appropriate.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F5D47" id="_x0000_t202" coordsize="21600,21600" o:spt="202" path="m,l,21600r21600,l21600,xe">
                <v:stroke joinstyle="miter"/>
                <v:path gradientshapeok="t" o:connecttype="rect"/>
              </v:shapetype>
              <v:shape id="Text Box 18" o:spid="_x0000_s1026" type="#_x0000_t202" style="position:absolute;margin-left:-15.05pt;margin-top:425pt;width:451.5pt;height: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" fillcolor="white [3201]" stroked="f" strokeweight=".5pt">
                <v:textbox>
                  <w:txbxContent>
                    <w:p w14:paraId="04AF6710" w14:textId="77777777" w:rsidR="004245FE" w:rsidRPr="008E71DD" w:rsidRDefault="004245FE" w:rsidP="004245FE">
                      <w:pPr>
                        <w:pStyle w:val="OmersStyle1"/>
                        <w:rPr>
                          <w:sz w:val="18"/>
                          <w:szCs w:val="18"/>
                        </w:rPr>
                      </w:pPr>
                      <w:r w:rsidRPr="00BF4909">
                        <w:rPr>
                          <w:b/>
                          <w:bCs/>
                          <w:sz w:val="18"/>
                          <w:szCs w:val="18"/>
                        </w:rPr>
                        <w:t>Table S2</w:t>
                      </w:r>
                      <w:r w:rsidRPr="00BF4909">
                        <w:rPr>
                          <w:sz w:val="18"/>
                          <w:szCs w:val="18"/>
                        </w:rPr>
                        <w:t xml:space="preserve"> Demographic and Clinical Characteristics.</w:t>
                      </w:r>
                      <w:r>
                        <w:rPr>
                          <w:sz w:val="18"/>
                          <w:szCs w:val="18"/>
                        </w:rPr>
                        <w:t xml:space="preserve"> </w:t>
                      </w:r>
                      <w:r w:rsidRPr="00BF4909">
                        <w:rPr>
                          <w:sz w:val="18"/>
                          <w:szCs w:val="18"/>
                        </w:rPr>
                        <w:t>Data presented as mean ± standard deviation</w:t>
                      </w:r>
                      <w:r>
                        <w:rPr>
                          <w:sz w:val="18"/>
                          <w:szCs w:val="18"/>
                        </w:rPr>
                        <w:t xml:space="preserve">. </w:t>
                      </w:r>
                      <w:r w:rsidRPr="00BF4909">
                        <w:rPr>
                          <w:sz w:val="18"/>
                          <w:szCs w:val="18"/>
                        </w:rPr>
                        <w:t>N/A:</w:t>
                      </w:r>
                      <w:r>
                        <w:rPr>
                          <w:sz w:val="18"/>
                          <w:szCs w:val="18"/>
                        </w:rPr>
                        <w:t xml:space="preserve"> </w:t>
                      </w:r>
                      <w:r w:rsidRPr="00BF4909">
                        <w:rPr>
                          <w:sz w:val="18"/>
                          <w:szCs w:val="18"/>
                        </w:rPr>
                        <w:t>Not applicable</w:t>
                      </w:r>
                      <w:r>
                        <w:rPr>
                          <w:sz w:val="18"/>
                          <w:szCs w:val="18"/>
                        </w:rPr>
                        <w:t xml:space="preserve">. </w:t>
                      </w:r>
                      <w:r w:rsidRPr="00BF4909">
                        <w:rPr>
                          <w:sz w:val="18"/>
                          <w:szCs w:val="18"/>
                        </w:rPr>
                        <w:t xml:space="preserve">P-values </w:t>
                      </w:r>
                      <w:r>
                        <w:rPr>
                          <w:sz w:val="18"/>
                          <w:szCs w:val="18"/>
                        </w:rPr>
                        <w:t xml:space="preserve">were calculated using the </w:t>
                      </w:r>
                      <w:r w:rsidRPr="00BF4909">
                        <w:rPr>
                          <w:sz w:val="18"/>
                          <w:szCs w:val="18"/>
                        </w:rPr>
                        <w:t>Chi-square test for categorical variables and Student's t-test or ANOVA for continuous variables as appropriate.</w:t>
                      </w:r>
                    </w:p>
                  </w:txbxContent>
                </v:textbox>
                <w10:wrap anchorx="margin"/>
              </v:shape>
            </w:pict>
          </mc:Fallback>
        </mc:AlternateContent>
      </w:r>
    </w:p>
    <w:p w14:paraId="76026578" w14:textId="16F96062" w:rsidR="00151CAC" w:rsidRPr="004245FE" w:rsidRDefault="00151CAC">
      <w:pPr>
        <w:spacing w:line="278" w:lineRule="auto"/>
        <w:rPr>
          <w:rFonts w:eastAsiaTheme="majorEastAsia" w:cstheme="majorBidi"/>
          <w:color w:val="0F4761" w:themeColor="accent1" w:themeShade="BF"/>
          <w:sz w:val="28"/>
          <w:szCs w:val="28"/>
          <w:lang w:val="en-US"/>
        </w:rPr>
      </w:pPr>
    </w:p>
    <w:tbl>
      <w:tblPr>
        <w:tblpPr w:leftFromText="180" w:rightFromText="180" w:vertAnchor="page" w:horzAnchor="margin" w:tblpXSpec="center" w:tblpY="1178"/>
        <w:tblW w:w="11405" w:type="dxa"/>
        <w:tblLook w:val="04A0" w:firstRow="1" w:lastRow="0" w:firstColumn="1" w:lastColumn="0" w:noHBand="0" w:noVBand="1"/>
      </w:tblPr>
      <w:tblGrid>
        <w:gridCol w:w="2540"/>
        <w:gridCol w:w="3892"/>
        <w:gridCol w:w="1248"/>
        <w:gridCol w:w="1358"/>
        <w:gridCol w:w="1358"/>
        <w:gridCol w:w="1009"/>
      </w:tblGrid>
      <w:tr w:rsidR="00151CAC" w:rsidRPr="003E59FC" w14:paraId="15440D69" w14:textId="77777777" w:rsidTr="00151CAC">
        <w:trPr>
          <w:trHeight w:val="300"/>
        </w:trPr>
        <w:tc>
          <w:tcPr>
            <w:tcW w:w="0" w:type="auto"/>
            <w:tcBorders>
              <w:top w:val="single" w:sz="4" w:space="0" w:color="000000"/>
              <w:left w:val="nil"/>
              <w:bottom w:val="single" w:sz="4" w:space="0" w:color="000000"/>
              <w:right w:val="nil"/>
            </w:tcBorders>
            <w:shd w:val="clear" w:color="auto" w:fill="auto"/>
            <w:noWrap/>
            <w:vAlign w:val="center"/>
            <w:hideMark/>
          </w:tcPr>
          <w:p w14:paraId="0CBCDF98"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Category</w:t>
            </w:r>
          </w:p>
        </w:tc>
        <w:tc>
          <w:tcPr>
            <w:tcW w:w="0" w:type="auto"/>
            <w:tcBorders>
              <w:top w:val="single" w:sz="4" w:space="0" w:color="000000"/>
              <w:left w:val="nil"/>
              <w:bottom w:val="single" w:sz="4" w:space="0" w:color="000000"/>
              <w:right w:val="nil"/>
            </w:tcBorders>
            <w:shd w:val="clear" w:color="auto" w:fill="auto"/>
            <w:noWrap/>
            <w:vAlign w:val="center"/>
            <w:hideMark/>
          </w:tcPr>
          <w:p w14:paraId="44DA8603"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Characteristic</w:t>
            </w:r>
          </w:p>
        </w:tc>
        <w:tc>
          <w:tcPr>
            <w:tcW w:w="0" w:type="auto"/>
            <w:tcBorders>
              <w:top w:val="single" w:sz="4" w:space="0" w:color="000000"/>
              <w:left w:val="nil"/>
              <w:bottom w:val="single" w:sz="4" w:space="0" w:color="000000"/>
              <w:right w:val="nil"/>
            </w:tcBorders>
            <w:shd w:val="clear" w:color="auto" w:fill="auto"/>
            <w:noWrap/>
            <w:vAlign w:val="center"/>
            <w:hideMark/>
          </w:tcPr>
          <w:p w14:paraId="0E53F8FC"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Pr>
                <w:rFonts w:ascii="Calibri" w:eastAsia="Times New Roman" w:hAnsi="Calibri" w:cs="Calibri"/>
                <w:b/>
                <w:bCs/>
                <w:color w:val="000000"/>
                <w:kern w:val="0"/>
                <w:lang w:val="en-US"/>
                <w14:ligatures w14:val="none"/>
              </w:rPr>
              <w:t>HC</w:t>
            </w:r>
            <w:r w:rsidRPr="003E59FC">
              <w:rPr>
                <w:rFonts w:ascii="Calibri" w:eastAsia="Times New Roman" w:hAnsi="Calibri" w:cs="Calibri"/>
                <w:b/>
                <w:bCs/>
                <w:color w:val="000000"/>
                <w:kern w:val="0"/>
                <w14:ligatures w14:val="none"/>
              </w:rPr>
              <w:t xml:space="preserve"> (n=49)</w:t>
            </w:r>
          </w:p>
        </w:tc>
        <w:tc>
          <w:tcPr>
            <w:tcW w:w="0" w:type="auto"/>
            <w:tcBorders>
              <w:top w:val="single" w:sz="4" w:space="0" w:color="000000"/>
              <w:left w:val="nil"/>
              <w:bottom w:val="single" w:sz="4" w:space="0" w:color="000000"/>
              <w:right w:val="nil"/>
            </w:tcBorders>
            <w:shd w:val="clear" w:color="auto" w:fill="auto"/>
            <w:noWrap/>
            <w:vAlign w:val="center"/>
            <w:hideMark/>
          </w:tcPr>
          <w:p w14:paraId="4683917F"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UC (n=31)</w:t>
            </w:r>
          </w:p>
        </w:tc>
        <w:tc>
          <w:tcPr>
            <w:tcW w:w="0" w:type="auto"/>
            <w:tcBorders>
              <w:top w:val="single" w:sz="4" w:space="0" w:color="000000"/>
              <w:left w:val="nil"/>
              <w:bottom w:val="single" w:sz="4" w:space="0" w:color="000000"/>
              <w:right w:val="nil"/>
            </w:tcBorders>
            <w:shd w:val="clear" w:color="auto" w:fill="auto"/>
            <w:noWrap/>
            <w:vAlign w:val="center"/>
            <w:hideMark/>
          </w:tcPr>
          <w:p w14:paraId="40718696"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CD (n=39)</w:t>
            </w:r>
          </w:p>
        </w:tc>
        <w:tc>
          <w:tcPr>
            <w:tcW w:w="0" w:type="auto"/>
            <w:tcBorders>
              <w:top w:val="single" w:sz="4" w:space="0" w:color="000000"/>
              <w:left w:val="nil"/>
              <w:bottom w:val="single" w:sz="4" w:space="0" w:color="000000"/>
              <w:right w:val="nil"/>
            </w:tcBorders>
            <w:shd w:val="clear" w:color="auto" w:fill="auto"/>
            <w:noWrap/>
            <w:vAlign w:val="center"/>
            <w:hideMark/>
          </w:tcPr>
          <w:p w14:paraId="5E44ECFA"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P-value</w:t>
            </w:r>
          </w:p>
        </w:tc>
      </w:tr>
      <w:tr w:rsidR="00151CAC" w:rsidRPr="003E59FC" w14:paraId="732AF6DE" w14:textId="77777777" w:rsidTr="00151CAC">
        <w:trPr>
          <w:trHeight w:val="300"/>
        </w:trPr>
        <w:tc>
          <w:tcPr>
            <w:tcW w:w="0" w:type="auto"/>
            <w:tcBorders>
              <w:top w:val="nil"/>
              <w:left w:val="nil"/>
              <w:bottom w:val="nil"/>
              <w:right w:val="nil"/>
            </w:tcBorders>
            <w:shd w:val="clear" w:color="D9D9D9" w:fill="D9D9D9"/>
            <w:noWrap/>
            <w:vAlign w:val="center"/>
            <w:hideMark/>
          </w:tcPr>
          <w:p w14:paraId="6EC33FC5"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Demographics</w:t>
            </w:r>
          </w:p>
        </w:tc>
        <w:tc>
          <w:tcPr>
            <w:tcW w:w="0" w:type="auto"/>
            <w:tcBorders>
              <w:top w:val="nil"/>
              <w:left w:val="nil"/>
              <w:bottom w:val="nil"/>
              <w:right w:val="nil"/>
            </w:tcBorders>
            <w:shd w:val="clear" w:color="D9D9D9" w:fill="D9D9D9"/>
            <w:noWrap/>
            <w:vAlign w:val="center"/>
            <w:hideMark/>
          </w:tcPr>
          <w:p w14:paraId="53726579"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D9D9D9" w:fill="D9D9D9"/>
            <w:noWrap/>
            <w:vAlign w:val="center"/>
            <w:hideMark/>
          </w:tcPr>
          <w:p w14:paraId="66ABA500"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61E5ED3B"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4CCAD06B"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1BAA6680"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1DF2ADA8" w14:textId="77777777" w:rsidTr="00151CAC">
        <w:trPr>
          <w:trHeight w:val="300"/>
        </w:trPr>
        <w:tc>
          <w:tcPr>
            <w:tcW w:w="0" w:type="auto"/>
            <w:tcBorders>
              <w:top w:val="nil"/>
              <w:left w:val="nil"/>
              <w:bottom w:val="nil"/>
              <w:right w:val="nil"/>
            </w:tcBorders>
            <w:shd w:val="clear" w:color="auto" w:fill="auto"/>
            <w:noWrap/>
            <w:vAlign w:val="center"/>
            <w:hideMark/>
          </w:tcPr>
          <w:p w14:paraId="524D8F98"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048A984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Age (years; mean ± SD)</w:t>
            </w:r>
          </w:p>
        </w:tc>
        <w:tc>
          <w:tcPr>
            <w:tcW w:w="0" w:type="auto"/>
            <w:tcBorders>
              <w:top w:val="nil"/>
              <w:left w:val="nil"/>
              <w:bottom w:val="nil"/>
              <w:right w:val="nil"/>
            </w:tcBorders>
            <w:shd w:val="clear" w:color="auto" w:fill="auto"/>
            <w:noWrap/>
            <w:vAlign w:val="center"/>
            <w:hideMark/>
          </w:tcPr>
          <w:p w14:paraId="53FFCDE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34.2 ± 9.8</w:t>
            </w:r>
          </w:p>
        </w:tc>
        <w:tc>
          <w:tcPr>
            <w:tcW w:w="0" w:type="auto"/>
            <w:tcBorders>
              <w:top w:val="nil"/>
              <w:left w:val="nil"/>
              <w:bottom w:val="nil"/>
              <w:right w:val="nil"/>
            </w:tcBorders>
            <w:shd w:val="clear" w:color="auto" w:fill="auto"/>
            <w:noWrap/>
            <w:vAlign w:val="center"/>
            <w:hideMark/>
          </w:tcPr>
          <w:p w14:paraId="178A098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36.5 ± 11.2</w:t>
            </w:r>
          </w:p>
        </w:tc>
        <w:tc>
          <w:tcPr>
            <w:tcW w:w="0" w:type="auto"/>
            <w:tcBorders>
              <w:top w:val="nil"/>
              <w:left w:val="nil"/>
              <w:bottom w:val="nil"/>
              <w:right w:val="nil"/>
            </w:tcBorders>
            <w:shd w:val="clear" w:color="auto" w:fill="auto"/>
            <w:noWrap/>
            <w:vAlign w:val="center"/>
            <w:hideMark/>
          </w:tcPr>
          <w:p w14:paraId="259C634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36.8 ± 10.5</w:t>
            </w:r>
          </w:p>
        </w:tc>
        <w:tc>
          <w:tcPr>
            <w:tcW w:w="0" w:type="auto"/>
            <w:tcBorders>
              <w:top w:val="nil"/>
              <w:left w:val="nil"/>
              <w:bottom w:val="nil"/>
              <w:right w:val="nil"/>
            </w:tcBorders>
            <w:shd w:val="clear" w:color="auto" w:fill="auto"/>
            <w:noWrap/>
            <w:vAlign w:val="center"/>
            <w:hideMark/>
          </w:tcPr>
          <w:p w14:paraId="7B98549B"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0.42</w:t>
            </w:r>
          </w:p>
        </w:tc>
      </w:tr>
      <w:tr w:rsidR="00151CAC" w:rsidRPr="003E59FC" w14:paraId="660AEE03" w14:textId="77777777" w:rsidTr="00151CAC">
        <w:trPr>
          <w:trHeight w:val="300"/>
        </w:trPr>
        <w:tc>
          <w:tcPr>
            <w:tcW w:w="0" w:type="auto"/>
            <w:tcBorders>
              <w:top w:val="nil"/>
              <w:left w:val="nil"/>
              <w:bottom w:val="nil"/>
              <w:right w:val="nil"/>
            </w:tcBorders>
            <w:shd w:val="clear" w:color="D9D9D9" w:fill="D9D9D9"/>
            <w:noWrap/>
            <w:vAlign w:val="center"/>
            <w:hideMark/>
          </w:tcPr>
          <w:p w14:paraId="01FCB68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56F2871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Age range</w:t>
            </w:r>
          </w:p>
        </w:tc>
        <w:tc>
          <w:tcPr>
            <w:tcW w:w="0" w:type="auto"/>
            <w:tcBorders>
              <w:top w:val="nil"/>
              <w:left w:val="nil"/>
              <w:bottom w:val="nil"/>
              <w:right w:val="nil"/>
            </w:tcBorders>
            <w:shd w:val="clear" w:color="D9D9D9" w:fill="D9D9D9"/>
            <w:noWrap/>
            <w:vAlign w:val="center"/>
            <w:hideMark/>
          </w:tcPr>
          <w:p w14:paraId="3134A25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19-58</w:t>
            </w:r>
          </w:p>
        </w:tc>
        <w:tc>
          <w:tcPr>
            <w:tcW w:w="0" w:type="auto"/>
            <w:tcBorders>
              <w:top w:val="nil"/>
              <w:left w:val="nil"/>
              <w:bottom w:val="nil"/>
              <w:right w:val="nil"/>
            </w:tcBorders>
            <w:shd w:val="clear" w:color="D9D9D9" w:fill="D9D9D9"/>
            <w:noWrap/>
            <w:vAlign w:val="center"/>
            <w:hideMark/>
          </w:tcPr>
          <w:p w14:paraId="4B43FA0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22-70</w:t>
            </w:r>
          </w:p>
        </w:tc>
        <w:tc>
          <w:tcPr>
            <w:tcW w:w="0" w:type="auto"/>
            <w:tcBorders>
              <w:top w:val="nil"/>
              <w:left w:val="nil"/>
              <w:bottom w:val="nil"/>
              <w:right w:val="nil"/>
            </w:tcBorders>
            <w:shd w:val="clear" w:color="D9D9D9" w:fill="D9D9D9"/>
            <w:noWrap/>
            <w:vAlign w:val="center"/>
            <w:hideMark/>
          </w:tcPr>
          <w:p w14:paraId="09DBE15F"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20-65</w:t>
            </w:r>
          </w:p>
        </w:tc>
        <w:tc>
          <w:tcPr>
            <w:tcW w:w="0" w:type="auto"/>
            <w:tcBorders>
              <w:top w:val="nil"/>
              <w:left w:val="nil"/>
              <w:bottom w:val="nil"/>
              <w:right w:val="nil"/>
            </w:tcBorders>
            <w:shd w:val="clear" w:color="D9D9D9" w:fill="D9D9D9"/>
            <w:noWrap/>
            <w:vAlign w:val="center"/>
            <w:hideMark/>
          </w:tcPr>
          <w:p w14:paraId="5361B28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w:t>
            </w:r>
          </w:p>
        </w:tc>
      </w:tr>
      <w:tr w:rsidR="00151CAC" w:rsidRPr="003E59FC" w14:paraId="1A3D7494" w14:textId="77777777" w:rsidTr="00151CAC">
        <w:trPr>
          <w:trHeight w:val="300"/>
        </w:trPr>
        <w:tc>
          <w:tcPr>
            <w:tcW w:w="0" w:type="auto"/>
            <w:tcBorders>
              <w:top w:val="nil"/>
              <w:left w:val="nil"/>
              <w:bottom w:val="nil"/>
              <w:right w:val="nil"/>
            </w:tcBorders>
            <w:shd w:val="clear" w:color="auto" w:fill="auto"/>
            <w:noWrap/>
            <w:vAlign w:val="center"/>
            <w:hideMark/>
          </w:tcPr>
          <w:p w14:paraId="4C59C46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2AD1738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Male n (%)</w:t>
            </w:r>
          </w:p>
        </w:tc>
        <w:tc>
          <w:tcPr>
            <w:tcW w:w="0" w:type="auto"/>
            <w:tcBorders>
              <w:top w:val="nil"/>
              <w:left w:val="nil"/>
              <w:bottom w:val="nil"/>
              <w:right w:val="nil"/>
            </w:tcBorders>
            <w:shd w:val="clear" w:color="auto" w:fill="auto"/>
            <w:noWrap/>
            <w:vAlign w:val="center"/>
            <w:hideMark/>
          </w:tcPr>
          <w:p w14:paraId="404A958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25 (51.0)</w:t>
            </w:r>
          </w:p>
        </w:tc>
        <w:tc>
          <w:tcPr>
            <w:tcW w:w="0" w:type="auto"/>
            <w:tcBorders>
              <w:top w:val="nil"/>
              <w:left w:val="nil"/>
              <w:bottom w:val="nil"/>
              <w:right w:val="nil"/>
            </w:tcBorders>
            <w:shd w:val="clear" w:color="auto" w:fill="auto"/>
            <w:noWrap/>
            <w:vAlign w:val="center"/>
            <w:hideMark/>
          </w:tcPr>
          <w:p w14:paraId="08583E4F"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16 (51.6)</w:t>
            </w:r>
          </w:p>
        </w:tc>
        <w:tc>
          <w:tcPr>
            <w:tcW w:w="0" w:type="auto"/>
            <w:tcBorders>
              <w:top w:val="nil"/>
              <w:left w:val="nil"/>
              <w:bottom w:val="nil"/>
              <w:right w:val="nil"/>
            </w:tcBorders>
            <w:shd w:val="clear" w:color="auto" w:fill="auto"/>
            <w:noWrap/>
            <w:vAlign w:val="center"/>
            <w:hideMark/>
          </w:tcPr>
          <w:p w14:paraId="3C5B086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13 (33.3)</w:t>
            </w:r>
          </w:p>
        </w:tc>
        <w:tc>
          <w:tcPr>
            <w:tcW w:w="0" w:type="auto"/>
            <w:tcBorders>
              <w:top w:val="nil"/>
              <w:left w:val="nil"/>
              <w:bottom w:val="nil"/>
              <w:right w:val="nil"/>
            </w:tcBorders>
            <w:shd w:val="clear" w:color="auto" w:fill="auto"/>
            <w:noWrap/>
            <w:vAlign w:val="center"/>
            <w:hideMark/>
          </w:tcPr>
          <w:p w14:paraId="0B5D6D79"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0.18</w:t>
            </w:r>
          </w:p>
        </w:tc>
      </w:tr>
      <w:tr w:rsidR="00151CAC" w:rsidRPr="003E59FC" w14:paraId="7F93E134" w14:textId="77777777" w:rsidTr="00151CAC">
        <w:trPr>
          <w:trHeight w:val="300"/>
        </w:trPr>
        <w:tc>
          <w:tcPr>
            <w:tcW w:w="0" w:type="auto"/>
            <w:tcBorders>
              <w:top w:val="nil"/>
              <w:left w:val="nil"/>
              <w:bottom w:val="nil"/>
              <w:right w:val="nil"/>
            </w:tcBorders>
            <w:shd w:val="clear" w:color="D9D9D9" w:fill="D9D9D9"/>
            <w:noWrap/>
            <w:vAlign w:val="center"/>
            <w:hideMark/>
          </w:tcPr>
          <w:p w14:paraId="42AE1F6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2CF7201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Female n (%)</w:t>
            </w:r>
          </w:p>
        </w:tc>
        <w:tc>
          <w:tcPr>
            <w:tcW w:w="0" w:type="auto"/>
            <w:tcBorders>
              <w:top w:val="nil"/>
              <w:left w:val="nil"/>
              <w:bottom w:val="nil"/>
              <w:right w:val="nil"/>
            </w:tcBorders>
            <w:shd w:val="clear" w:color="D9D9D9" w:fill="D9D9D9"/>
            <w:noWrap/>
            <w:vAlign w:val="center"/>
            <w:hideMark/>
          </w:tcPr>
          <w:p w14:paraId="1F95CC6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24 (49.0)</w:t>
            </w:r>
          </w:p>
        </w:tc>
        <w:tc>
          <w:tcPr>
            <w:tcW w:w="0" w:type="auto"/>
            <w:tcBorders>
              <w:top w:val="nil"/>
              <w:left w:val="nil"/>
              <w:bottom w:val="nil"/>
              <w:right w:val="nil"/>
            </w:tcBorders>
            <w:shd w:val="clear" w:color="D9D9D9" w:fill="D9D9D9"/>
            <w:noWrap/>
            <w:vAlign w:val="center"/>
            <w:hideMark/>
          </w:tcPr>
          <w:p w14:paraId="50CF1C9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(48.4)</w:t>
            </w:r>
          </w:p>
        </w:tc>
        <w:tc>
          <w:tcPr>
            <w:tcW w:w="0" w:type="auto"/>
            <w:tcBorders>
              <w:top w:val="nil"/>
              <w:left w:val="nil"/>
              <w:bottom w:val="nil"/>
              <w:right w:val="nil"/>
            </w:tcBorders>
            <w:shd w:val="clear" w:color="D9D9D9" w:fill="D9D9D9"/>
            <w:noWrap/>
            <w:vAlign w:val="center"/>
            <w:hideMark/>
          </w:tcPr>
          <w:p w14:paraId="3488241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26 (66.7)</w:t>
            </w:r>
          </w:p>
        </w:tc>
        <w:tc>
          <w:tcPr>
            <w:tcW w:w="0" w:type="auto"/>
            <w:tcBorders>
              <w:top w:val="nil"/>
              <w:left w:val="nil"/>
              <w:bottom w:val="nil"/>
              <w:right w:val="nil"/>
            </w:tcBorders>
            <w:shd w:val="clear" w:color="D9D9D9" w:fill="D9D9D9"/>
            <w:noWrap/>
            <w:vAlign w:val="center"/>
            <w:hideMark/>
          </w:tcPr>
          <w:p w14:paraId="65DD8DC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w:t>
            </w:r>
          </w:p>
        </w:tc>
      </w:tr>
      <w:tr w:rsidR="00151CAC" w:rsidRPr="003E59FC" w14:paraId="6BD87BDB" w14:textId="77777777" w:rsidTr="00151CAC">
        <w:trPr>
          <w:trHeight w:val="300"/>
        </w:trPr>
        <w:tc>
          <w:tcPr>
            <w:tcW w:w="0" w:type="auto"/>
            <w:tcBorders>
              <w:top w:val="nil"/>
              <w:left w:val="nil"/>
              <w:bottom w:val="nil"/>
              <w:right w:val="nil"/>
            </w:tcBorders>
            <w:shd w:val="clear" w:color="auto" w:fill="auto"/>
            <w:noWrap/>
            <w:vAlign w:val="center"/>
            <w:hideMark/>
          </w:tcPr>
          <w:p w14:paraId="67337BA7"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Clinical Characteristics</w:t>
            </w:r>
          </w:p>
        </w:tc>
        <w:tc>
          <w:tcPr>
            <w:tcW w:w="0" w:type="auto"/>
            <w:tcBorders>
              <w:top w:val="nil"/>
              <w:left w:val="nil"/>
              <w:bottom w:val="nil"/>
              <w:right w:val="nil"/>
            </w:tcBorders>
            <w:shd w:val="clear" w:color="auto" w:fill="auto"/>
            <w:noWrap/>
            <w:vAlign w:val="center"/>
            <w:hideMark/>
          </w:tcPr>
          <w:p w14:paraId="3D1BA7EF"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center"/>
            <w:hideMark/>
          </w:tcPr>
          <w:p w14:paraId="690655BC"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33140C4D"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2328BB3E"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6CA4081F"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387EDE84" w14:textId="77777777" w:rsidTr="00151CAC">
        <w:trPr>
          <w:trHeight w:val="300"/>
        </w:trPr>
        <w:tc>
          <w:tcPr>
            <w:tcW w:w="0" w:type="auto"/>
            <w:tcBorders>
              <w:top w:val="nil"/>
              <w:left w:val="nil"/>
              <w:bottom w:val="nil"/>
              <w:right w:val="nil"/>
            </w:tcBorders>
            <w:shd w:val="clear" w:color="D9D9D9" w:fill="D9D9D9"/>
            <w:noWrap/>
            <w:vAlign w:val="center"/>
            <w:hideMark/>
          </w:tcPr>
          <w:p w14:paraId="6B145E4B"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0772461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Disease Duration (years; mean ± SD)</w:t>
            </w:r>
          </w:p>
        </w:tc>
        <w:tc>
          <w:tcPr>
            <w:tcW w:w="0" w:type="auto"/>
            <w:tcBorders>
              <w:top w:val="nil"/>
              <w:left w:val="nil"/>
              <w:bottom w:val="nil"/>
              <w:right w:val="nil"/>
            </w:tcBorders>
            <w:shd w:val="clear" w:color="D9D9D9" w:fill="D9D9D9"/>
            <w:noWrap/>
            <w:vAlign w:val="center"/>
            <w:hideMark/>
          </w:tcPr>
          <w:p w14:paraId="45F7373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D9D9D9" w:fill="D9D9D9"/>
            <w:noWrap/>
            <w:vAlign w:val="center"/>
            <w:hideMark/>
          </w:tcPr>
          <w:p w14:paraId="380E43E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8.2 ± 6.4</w:t>
            </w:r>
          </w:p>
        </w:tc>
        <w:tc>
          <w:tcPr>
            <w:tcW w:w="0" w:type="auto"/>
            <w:tcBorders>
              <w:top w:val="nil"/>
              <w:left w:val="nil"/>
              <w:bottom w:val="nil"/>
              <w:right w:val="nil"/>
            </w:tcBorders>
            <w:shd w:val="clear" w:color="D9D9D9" w:fill="D9D9D9"/>
            <w:noWrap/>
            <w:vAlign w:val="center"/>
            <w:hideMark/>
          </w:tcPr>
          <w:p w14:paraId="164F9F4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9.1 ± 7.2</w:t>
            </w:r>
          </w:p>
        </w:tc>
        <w:tc>
          <w:tcPr>
            <w:tcW w:w="0" w:type="auto"/>
            <w:tcBorders>
              <w:top w:val="nil"/>
              <w:left w:val="nil"/>
              <w:bottom w:val="nil"/>
              <w:right w:val="nil"/>
            </w:tcBorders>
            <w:shd w:val="clear" w:color="D9D9D9" w:fill="D9D9D9"/>
            <w:noWrap/>
            <w:vAlign w:val="center"/>
            <w:hideMark/>
          </w:tcPr>
          <w:p w14:paraId="079D4C2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0.56</w:t>
            </w:r>
          </w:p>
        </w:tc>
      </w:tr>
      <w:tr w:rsidR="00151CAC" w:rsidRPr="003E59FC" w14:paraId="57443B90" w14:textId="77777777" w:rsidTr="00151CAC">
        <w:trPr>
          <w:trHeight w:val="300"/>
        </w:trPr>
        <w:tc>
          <w:tcPr>
            <w:tcW w:w="0" w:type="auto"/>
            <w:tcBorders>
              <w:top w:val="nil"/>
              <w:left w:val="nil"/>
              <w:bottom w:val="nil"/>
              <w:right w:val="nil"/>
            </w:tcBorders>
            <w:shd w:val="clear" w:color="auto" w:fill="auto"/>
            <w:noWrap/>
            <w:vAlign w:val="center"/>
            <w:hideMark/>
          </w:tcPr>
          <w:p w14:paraId="762B34D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7296C92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Current Smoker n (%)</w:t>
            </w:r>
          </w:p>
        </w:tc>
        <w:tc>
          <w:tcPr>
            <w:tcW w:w="0" w:type="auto"/>
            <w:tcBorders>
              <w:top w:val="nil"/>
              <w:left w:val="nil"/>
              <w:bottom w:val="nil"/>
              <w:right w:val="nil"/>
            </w:tcBorders>
            <w:shd w:val="clear" w:color="auto" w:fill="auto"/>
            <w:noWrap/>
            <w:vAlign w:val="center"/>
            <w:hideMark/>
          </w:tcPr>
          <w:p w14:paraId="1DAF240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7 (14.3)</w:t>
            </w:r>
          </w:p>
        </w:tc>
        <w:tc>
          <w:tcPr>
            <w:tcW w:w="0" w:type="auto"/>
            <w:tcBorders>
              <w:top w:val="nil"/>
              <w:left w:val="nil"/>
              <w:bottom w:val="nil"/>
              <w:right w:val="nil"/>
            </w:tcBorders>
            <w:shd w:val="clear" w:color="auto" w:fill="auto"/>
            <w:noWrap/>
            <w:vAlign w:val="center"/>
            <w:hideMark/>
          </w:tcPr>
          <w:p w14:paraId="6304D73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 (9.7)</w:t>
            </w:r>
          </w:p>
        </w:tc>
        <w:tc>
          <w:tcPr>
            <w:tcW w:w="0" w:type="auto"/>
            <w:tcBorders>
              <w:top w:val="nil"/>
              <w:left w:val="nil"/>
              <w:bottom w:val="nil"/>
              <w:right w:val="nil"/>
            </w:tcBorders>
            <w:shd w:val="clear" w:color="auto" w:fill="auto"/>
            <w:noWrap/>
            <w:vAlign w:val="center"/>
            <w:hideMark/>
          </w:tcPr>
          <w:p w14:paraId="4BC109D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 (12.8)</w:t>
            </w:r>
          </w:p>
        </w:tc>
        <w:tc>
          <w:tcPr>
            <w:tcW w:w="0" w:type="auto"/>
            <w:tcBorders>
              <w:top w:val="nil"/>
              <w:left w:val="nil"/>
              <w:bottom w:val="nil"/>
              <w:right w:val="nil"/>
            </w:tcBorders>
            <w:shd w:val="clear" w:color="auto" w:fill="auto"/>
            <w:noWrap/>
            <w:vAlign w:val="center"/>
            <w:hideMark/>
          </w:tcPr>
          <w:p w14:paraId="47A31AB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0.84</w:t>
            </w:r>
          </w:p>
        </w:tc>
      </w:tr>
      <w:tr w:rsidR="00151CAC" w:rsidRPr="003E59FC" w14:paraId="54CD3D5E" w14:textId="77777777" w:rsidTr="00151CAC">
        <w:trPr>
          <w:trHeight w:val="300"/>
        </w:trPr>
        <w:tc>
          <w:tcPr>
            <w:tcW w:w="0" w:type="auto"/>
            <w:tcBorders>
              <w:top w:val="nil"/>
              <w:left w:val="nil"/>
              <w:bottom w:val="nil"/>
              <w:right w:val="nil"/>
            </w:tcBorders>
            <w:shd w:val="clear" w:color="D9D9D9" w:fill="D9D9D9"/>
            <w:noWrap/>
            <w:vAlign w:val="center"/>
            <w:hideMark/>
          </w:tcPr>
          <w:p w14:paraId="6FADEAC9"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7E151B4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Former Smoker n (%)</w:t>
            </w:r>
          </w:p>
        </w:tc>
        <w:tc>
          <w:tcPr>
            <w:tcW w:w="0" w:type="auto"/>
            <w:tcBorders>
              <w:top w:val="nil"/>
              <w:left w:val="nil"/>
              <w:bottom w:val="nil"/>
              <w:right w:val="nil"/>
            </w:tcBorders>
            <w:shd w:val="clear" w:color="D9D9D9" w:fill="D9D9D9"/>
            <w:noWrap/>
            <w:vAlign w:val="center"/>
            <w:hideMark/>
          </w:tcPr>
          <w:p w14:paraId="0AC54399"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 (10.2)</w:t>
            </w:r>
          </w:p>
        </w:tc>
        <w:tc>
          <w:tcPr>
            <w:tcW w:w="0" w:type="auto"/>
            <w:tcBorders>
              <w:top w:val="nil"/>
              <w:left w:val="nil"/>
              <w:bottom w:val="nil"/>
              <w:right w:val="nil"/>
            </w:tcBorders>
            <w:shd w:val="clear" w:color="D9D9D9" w:fill="D9D9D9"/>
            <w:noWrap/>
            <w:vAlign w:val="center"/>
            <w:hideMark/>
          </w:tcPr>
          <w:p w14:paraId="4CBF0A57"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4 (12.9)</w:t>
            </w:r>
          </w:p>
        </w:tc>
        <w:tc>
          <w:tcPr>
            <w:tcW w:w="0" w:type="auto"/>
            <w:tcBorders>
              <w:top w:val="nil"/>
              <w:left w:val="nil"/>
              <w:bottom w:val="nil"/>
              <w:right w:val="nil"/>
            </w:tcBorders>
            <w:shd w:val="clear" w:color="D9D9D9" w:fill="D9D9D9"/>
            <w:noWrap/>
            <w:vAlign w:val="center"/>
            <w:hideMark/>
          </w:tcPr>
          <w:p w14:paraId="57FC899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6 (15.4)</w:t>
            </w:r>
          </w:p>
        </w:tc>
        <w:tc>
          <w:tcPr>
            <w:tcW w:w="0" w:type="auto"/>
            <w:tcBorders>
              <w:top w:val="nil"/>
              <w:left w:val="nil"/>
              <w:bottom w:val="nil"/>
              <w:right w:val="nil"/>
            </w:tcBorders>
            <w:shd w:val="clear" w:color="D9D9D9" w:fill="D9D9D9"/>
            <w:noWrap/>
            <w:vAlign w:val="center"/>
            <w:hideMark/>
          </w:tcPr>
          <w:p w14:paraId="0E3650F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w:t>
            </w:r>
          </w:p>
        </w:tc>
      </w:tr>
      <w:tr w:rsidR="00151CAC" w:rsidRPr="003E59FC" w14:paraId="7B461B7C" w14:textId="77777777" w:rsidTr="00151CAC">
        <w:trPr>
          <w:trHeight w:val="300"/>
        </w:trPr>
        <w:tc>
          <w:tcPr>
            <w:tcW w:w="0" w:type="auto"/>
            <w:tcBorders>
              <w:top w:val="nil"/>
              <w:left w:val="nil"/>
              <w:bottom w:val="nil"/>
              <w:right w:val="nil"/>
            </w:tcBorders>
            <w:shd w:val="clear" w:color="auto" w:fill="auto"/>
            <w:noWrap/>
            <w:vAlign w:val="center"/>
            <w:hideMark/>
          </w:tcPr>
          <w:p w14:paraId="60B821F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12FC641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Never Smoker n (%)</w:t>
            </w:r>
          </w:p>
        </w:tc>
        <w:tc>
          <w:tcPr>
            <w:tcW w:w="0" w:type="auto"/>
            <w:tcBorders>
              <w:top w:val="nil"/>
              <w:left w:val="nil"/>
              <w:bottom w:val="nil"/>
              <w:right w:val="nil"/>
            </w:tcBorders>
            <w:shd w:val="clear" w:color="auto" w:fill="auto"/>
            <w:noWrap/>
            <w:vAlign w:val="center"/>
            <w:hideMark/>
          </w:tcPr>
          <w:p w14:paraId="7797976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37 (75.5)</w:t>
            </w:r>
          </w:p>
        </w:tc>
        <w:tc>
          <w:tcPr>
            <w:tcW w:w="0" w:type="auto"/>
            <w:tcBorders>
              <w:top w:val="nil"/>
              <w:left w:val="nil"/>
              <w:bottom w:val="nil"/>
              <w:right w:val="nil"/>
            </w:tcBorders>
            <w:shd w:val="clear" w:color="auto" w:fill="auto"/>
            <w:noWrap/>
            <w:vAlign w:val="center"/>
            <w:hideMark/>
          </w:tcPr>
          <w:p w14:paraId="0D97F8E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24 (77.4)</w:t>
            </w:r>
          </w:p>
        </w:tc>
        <w:tc>
          <w:tcPr>
            <w:tcW w:w="0" w:type="auto"/>
            <w:tcBorders>
              <w:top w:val="nil"/>
              <w:left w:val="nil"/>
              <w:bottom w:val="nil"/>
              <w:right w:val="nil"/>
            </w:tcBorders>
            <w:shd w:val="clear" w:color="auto" w:fill="auto"/>
            <w:noWrap/>
            <w:vAlign w:val="center"/>
            <w:hideMark/>
          </w:tcPr>
          <w:p w14:paraId="1A33748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28 (71.8)</w:t>
            </w:r>
          </w:p>
        </w:tc>
        <w:tc>
          <w:tcPr>
            <w:tcW w:w="0" w:type="auto"/>
            <w:tcBorders>
              <w:top w:val="nil"/>
              <w:left w:val="nil"/>
              <w:bottom w:val="nil"/>
              <w:right w:val="nil"/>
            </w:tcBorders>
            <w:shd w:val="clear" w:color="auto" w:fill="auto"/>
            <w:noWrap/>
            <w:vAlign w:val="center"/>
            <w:hideMark/>
          </w:tcPr>
          <w:p w14:paraId="430A400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w:t>
            </w:r>
          </w:p>
        </w:tc>
      </w:tr>
      <w:tr w:rsidR="00151CAC" w:rsidRPr="003E59FC" w14:paraId="66828159" w14:textId="77777777" w:rsidTr="00151CAC">
        <w:trPr>
          <w:trHeight w:val="300"/>
        </w:trPr>
        <w:tc>
          <w:tcPr>
            <w:tcW w:w="0" w:type="auto"/>
            <w:tcBorders>
              <w:top w:val="nil"/>
              <w:left w:val="nil"/>
              <w:bottom w:val="nil"/>
              <w:right w:val="nil"/>
            </w:tcBorders>
            <w:shd w:val="clear" w:color="D9D9D9" w:fill="D9D9D9"/>
            <w:noWrap/>
            <w:vAlign w:val="center"/>
            <w:hideMark/>
          </w:tcPr>
          <w:p w14:paraId="4B995BEF"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Disease Activity</w:t>
            </w:r>
          </w:p>
        </w:tc>
        <w:tc>
          <w:tcPr>
            <w:tcW w:w="0" w:type="auto"/>
            <w:tcBorders>
              <w:top w:val="nil"/>
              <w:left w:val="nil"/>
              <w:bottom w:val="nil"/>
              <w:right w:val="nil"/>
            </w:tcBorders>
            <w:shd w:val="clear" w:color="D9D9D9" w:fill="D9D9D9"/>
            <w:noWrap/>
            <w:vAlign w:val="center"/>
            <w:hideMark/>
          </w:tcPr>
          <w:p w14:paraId="5568AB47"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D9D9D9" w:fill="D9D9D9"/>
            <w:noWrap/>
            <w:vAlign w:val="center"/>
            <w:hideMark/>
          </w:tcPr>
          <w:p w14:paraId="2B7F9943"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59276A58"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582784FD"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7F25C1A3"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62E9A1FF" w14:textId="77777777" w:rsidTr="00151CAC">
        <w:trPr>
          <w:trHeight w:val="300"/>
        </w:trPr>
        <w:tc>
          <w:tcPr>
            <w:tcW w:w="0" w:type="auto"/>
            <w:tcBorders>
              <w:top w:val="nil"/>
              <w:left w:val="nil"/>
              <w:bottom w:val="nil"/>
              <w:right w:val="nil"/>
            </w:tcBorders>
            <w:shd w:val="clear" w:color="auto" w:fill="auto"/>
            <w:noWrap/>
            <w:vAlign w:val="center"/>
            <w:hideMark/>
          </w:tcPr>
          <w:p w14:paraId="37A92C58"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7016ECDB"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Mayo Score (mean ± SD)</w:t>
            </w:r>
          </w:p>
        </w:tc>
        <w:tc>
          <w:tcPr>
            <w:tcW w:w="0" w:type="auto"/>
            <w:tcBorders>
              <w:top w:val="nil"/>
              <w:left w:val="nil"/>
              <w:bottom w:val="nil"/>
              <w:right w:val="nil"/>
            </w:tcBorders>
            <w:shd w:val="clear" w:color="auto" w:fill="auto"/>
            <w:noWrap/>
            <w:vAlign w:val="center"/>
            <w:hideMark/>
          </w:tcPr>
          <w:p w14:paraId="3A8972F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auto" w:fill="auto"/>
            <w:noWrap/>
            <w:vAlign w:val="center"/>
            <w:hideMark/>
          </w:tcPr>
          <w:p w14:paraId="460B31E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6.6 ± 2.8</w:t>
            </w:r>
          </w:p>
        </w:tc>
        <w:tc>
          <w:tcPr>
            <w:tcW w:w="0" w:type="auto"/>
            <w:tcBorders>
              <w:top w:val="nil"/>
              <w:left w:val="nil"/>
              <w:bottom w:val="nil"/>
              <w:right w:val="nil"/>
            </w:tcBorders>
            <w:shd w:val="clear" w:color="auto" w:fill="auto"/>
            <w:noWrap/>
            <w:vAlign w:val="center"/>
            <w:hideMark/>
          </w:tcPr>
          <w:p w14:paraId="36859CF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auto" w:fill="auto"/>
            <w:noWrap/>
            <w:vAlign w:val="center"/>
            <w:hideMark/>
          </w:tcPr>
          <w:p w14:paraId="3EE499B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w:t>
            </w:r>
          </w:p>
        </w:tc>
      </w:tr>
      <w:tr w:rsidR="00151CAC" w:rsidRPr="003E59FC" w14:paraId="1EF89AD5" w14:textId="77777777" w:rsidTr="00151CAC">
        <w:trPr>
          <w:trHeight w:val="300"/>
        </w:trPr>
        <w:tc>
          <w:tcPr>
            <w:tcW w:w="0" w:type="auto"/>
            <w:tcBorders>
              <w:top w:val="nil"/>
              <w:left w:val="nil"/>
              <w:bottom w:val="nil"/>
              <w:right w:val="nil"/>
            </w:tcBorders>
            <w:shd w:val="clear" w:color="D9D9D9" w:fill="D9D9D9"/>
            <w:noWrap/>
            <w:vAlign w:val="center"/>
            <w:hideMark/>
          </w:tcPr>
          <w:p w14:paraId="37F8AD6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5A20DBE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Calprotectin μg/g (mean ± SD)</w:t>
            </w:r>
          </w:p>
        </w:tc>
        <w:tc>
          <w:tcPr>
            <w:tcW w:w="0" w:type="auto"/>
            <w:tcBorders>
              <w:top w:val="nil"/>
              <w:left w:val="nil"/>
              <w:bottom w:val="nil"/>
              <w:right w:val="nil"/>
            </w:tcBorders>
            <w:shd w:val="clear" w:color="D9D9D9" w:fill="D9D9D9"/>
            <w:noWrap/>
            <w:vAlign w:val="center"/>
            <w:hideMark/>
          </w:tcPr>
          <w:p w14:paraId="39A0E91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D9D9D9" w:fill="D9D9D9"/>
            <w:noWrap/>
            <w:vAlign w:val="center"/>
            <w:hideMark/>
          </w:tcPr>
          <w:p w14:paraId="6D1AC55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285 ± 156</w:t>
            </w:r>
          </w:p>
        </w:tc>
        <w:tc>
          <w:tcPr>
            <w:tcW w:w="0" w:type="auto"/>
            <w:tcBorders>
              <w:top w:val="nil"/>
              <w:left w:val="nil"/>
              <w:bottom w:val="nil"/>
              <w:right w:val="nil"/>
            </w:tcBorders>
            <w:shd w:val="clear" w:color="D9D9D9" w:fill="D9D9D9"/>
            <w:noWrap/>
            <w:vAlign w:val="center"/>
            <w:hideMark/>
          </w:tcPr>
          <w:p w14:paraId="3712487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312 ± 178</w:t>
            </w:r>
          </w:p>
        </w:tc>
        <w:tc>
          <w:tcPr>
            <w:tcW w:w="0" w:type="auto"/>
            <w:tcBorders>
              <w:top w:val="nil"/>
              <w:left w:val="nil"/>
              <w:bottom w:val="nil"/>
              <w:right w:val="nil"/>
            </w:tcBorders>
            <w:shd w:val="clear" w:color="D9D9D9" w:fill="D9D9D9"/>
            <w:noWrap/>
            <w:vAlign w:val="center"/>
            <w:hideMark/>
          </w:tcPr>
          <w:p w14:paraId="5373DD2B"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0.48</w:t>
            </w:r>
          </w:p>
        </w:tc>
      </w:tr>
      <w:tr w:rsidR="00151CAC" w:rsidRPr="003E59FC" w14:paraId="275C0F7F" w14:textId="77777777" w:rsidTr="00151CAC">
        <w:trPr>
          <w:trHeight w:val="300"/>
        </w:trPr>
        <w:tc>
          <w:tcPr>
            <w:tcW w:w="0" w:type="auto"/>
            <w:tcBorders>
              <w:top w:val="nil"/>
              <w:left w:val="nil"/>
              <w:bottom w:val="nil"/>
              <w:right w:val="nil"/>
            </w:tcBorders>
            <w:shd w:val="clear" w:color="auto" w:fill="auto"/>
            <w:noWrap/>
            <w:vAlign w:val="center"/>
            <w:hideMark/>
          </w:tcPr>
          <w:p w14:paraId="4258998C"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Dietary Habits</w:t>
            </w:r>
          </w:p>
        </w:tc>
        <w:tc>
          <w:tcPr>
            <w:tcW w:w="0" w:type="auto"/>
            <w:tcBorders>
              <w:top w:val="nil"/>
              <w:left w:val="nil"/>
              <w:bottom w:val="nil"/>
              <w:right w:val="nil"/>
            </w:tcBorders>
            <w:shd w:val="clear" w:color="auto" w:fill="auto"/>
            <w:noWrap/>
            <w:vAlign w:val="center"/>
            <w:hideMark/>
          </w:tcPr>
          <w:p w14:paraId="5C07643A"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center"/>
            <w:hideMark/>
          </w:tcPr>
          <w:p w14:paraId="229CF324"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7A287F65"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7EAC454A"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31EB34F9"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7FE19C7B" w14:textId="77777777" w:rsidTr="00151CAC">
        <w:trPr>
          <w:trHeight w:val="300"/>
        </w:trPr>
        <w:tc>
          <w:tcPr>
            <w:tcW w:w="0" w:type="auto"/>
            <w:tcBorders>
              <w:top w:val="nil"/>
              <w:left w:val="nil"/>
              <w:bottom w:val="nil"/>
              <w:right w:val="nil"/>
            </w:tcBorders>
            <w:shd w:val="clear" w:color="D9D9D9" w:fill="D9D9D9"/>
            <w:noWrap/>
            <w:vAlign w:val="center"/>
            <w:hideMark/>
          </w:tcPr>
          <w:p w14:paraId="11CB4937"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3EC480CC" w14:textId="6D60BA38"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Special Diet n (%)</w:t>
            </w:r>
          </w:p>
        </w:tc>
        <w:tc>
          <w:tcPr>
            <w:tcW w:w="0" w:type="auto"/>
            <w:tcBorders>
              <w:top w:val="nil"/>
              <w:left w:val="nil"/>
              <w:bottom w:val="nil"/>
              <w:right w:val="nil"/>
            </w:tcBorders>
            <w:shd w:val="clear" w:color="D9D9D9" w:fill="D9D9D9"/>
            <w:noWrap/>
            <w:vAlign w:val="center"/>
            <w:hideMark/>
          </w:tcPr>
          <w:p w14:paraId="138DE65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12 (24.5)</w:t>
            </w:r>
          </w:p>
        </w:tc>
        <w:tc>
          <w:tcPr>
            <w:tcW w:w="0" w:type="auto"/>
            <w:tcBorders>
              <w:top w:val="nil"/>
              <w:left w:val="nil"/>
              <w:bottom w:val="nil"/>
              <w:right w:val="nil"/>
            </w:tcBorders>
            <w:shd w:val="clear" w:color="D9D9D9" w:fill="D9D9D9"/>
            <w:noWrap/>
            <w:vAlign w:val="center"/>
            <w:hideMark/>
          </w:tcPr>
          <w:p w14:paraId="45CA04A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(48.4)</w:t>
            </w:r>
          </w:p>
        </w:tc>
        <w:tc>
          <w:tcPr>
            <w:tcW w:w="0" w:type="auto"/>
            <w:tcBorders>
              <w:top w:val="nil"/>
              <w:left w:val="nil"/>
              <w:bottom w:val="nil"/>
              <w:right w:val="nil"/>
            </w:tcBorders>
            <w:shd w:val="clear" w:color="D9D9D9" w:fill="D9D9D9"/>
            <w:noWrap/>
            <w:vAlign w:val="center"/>
            <w:hideMark/>
          </w:tcPr>
          <w:p w14:paraId="72212FD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22 (56.4)</w:t>
            </w:r>
          </w:p>
        </w:tc>
        <w:tc>
          <w:tcPr>
            <w:tcW w:w="0" w:type="auto"/>
            <w:tcBorders>
              <w:top w:val="nil"/>
              <w:left w:val="nil"/>
              <w:bottom w:val="nil"/>
              <w:right w:val="nil"/>
            </w:tcBorders>
            <w:shd w:val="clear" w:color="D9D9D9" w:fill="D9D9D9"/>
            <w:noWrap/>
            <w:vAlign w:val="center"/>
            <w:hideMark/>
          </w:tcPr>
          <w:p w14:paraId="7E36302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&lt;0.01</w:t>
            </w:r>
          </w:p>
        </w:tc>
      </w:tr>
      <w:tr w:rsidR="00151CAC" w:rsidRPr="003E59FC" w14:paraId="3758E3A9" w14:textId="77777777" w:rsidTr="00151CAC">
        <w:trPr>
          <w:trHeight w:val="300"/>
        </w:trPr>
        <w:tc>
          <w:tcPr>
            <w:tcW w:w="0" w:type="auto"/>
            <w:tcBorders>
              <w:top w:val="nil"/>
              <w:left w:val="nil"/>
              <w:bottom w:val="nil"/>
              <w:right w:val="nil"/>
            </w:tcBorders>
            <w:shd w:val="clear" w:color="auto" w:fill="auto"/>
            <w:noWrap/>
            <w:vAlign w:val="center"/>
            <w:hideMark/>
          </w:tcPr>
          <w:p w14:paraId="0D3D1EEF"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7CD8813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Gluten-free n (%)</w:t>
            </w:r>
          </w:p>
        </w:tc>
        <w:tc>
          <w:tcPr>
            <w:tcW w:w="0" w:type="auto"/>
            <w:tcBorders>
              <w:top w:val="nil"/>
              <w:left w:val="nil"/>
              <w:bottom w:val="nil"/>
              <w:right w:val="nil"/>
            </w:tcBorders>
            <w:shd w:val="clear" w:color="auto" w:fill="auto"/>
            <w:noWrap/>
            <w:vAlign w:val="center"/>
            <w:hideMark/>
          </w:tcPr>
          <w:p w14:paraId="18E2761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 (6.1)</w:t>
            </w:r>
          </w:p>
        </w:tc>
        <w:tc>
          <w:tcPr>
            <w:tcW w:w="0" w:type="auto"/>
            <w:tcBorders>
              <w:top w:val="nil"/>
              <w:left w:val="nil"/>
              <w:bottom w:val="nil"/>
              <w:right w:val="nil"/>
            </w:tcBorders>
            <w:shd w:val="clear" w:color="auto" w:fill="auto"/>
            <w:noWrap/>
            <w:vAlign w:val="center"/>
            <w:hideMark/>
          </w:tcPr>
          <w:p w14:paraId="42D86EE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 (16.1)</w:t>
            </w:r>
          </w:p>
        </w:tc>
        <w:tc>
          <w:tcPr>
            <w:tcW w:w="0" w:type="auto"/>
            <w:tcBorders>
              <w:top w:val="nil"/>
              <w:left w:val="nil"/>
              <w:bottom w:val="nil"/>
              <w:right w:val="nil"/>
            </w:tcBorders>
            <w:shd w:val="clear" w:color="auto" w:fill="auto"/>
            <w:noWrap/>
            <w:vAlign w:val="center"/>
            <w:hideMark/>
          </w:tcPr>
          <w:p w14:paraId="0422552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8 (20.5)</w:t>
            </w:r>
          </w:p>
        </w:tc>
        <w:tc>
          <w:tcPr>
            <w:tcW w:w="0" w:type="auto"/>
            <w:tcBorders>
              <w:top w:val="nil"/>
              <w:left w:val="nil"/>
              <w:bottom w:val="nil"/>
              <w:right w:val="nil"/>
            </w:tcBorders>
            <w:shd w:val="clear" w:color="auto" w:fill="auto"/>
            <w:noWrap/>
            <w:vAlign w:val="center"/>
            <w:hideMark/>
          </w:tcPr>
          <w:p w14:paraId="3429817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0.03</w:t>
            </w:r>
          </w:p>
        </w:tc>
      </w:tr>
      <w:tr w:rsidR="00151CAC" w:rsidRPr="003E59FC" w14:paraId="6504BBDC" w14:textId="77777777" w:rsidTr="00151CAC">
        <w:trPr>
          <w:trHeight w:val="300"/>
        </w:trPr>
        <w:tc>
          <w:tcPr>
            <w:tcW w:w="0" w:type="auto"/>
            <w:tcBorders>
              <w:top w:val="nil"/>
              <w:left w:val="nil"/>
              <w:bottom w:val="nil"/>
              <w:right w:val="nil"/>
            </w:tcBorders>
            <w:shd w:val="clear" w:color="D9D9D9" w:fill="D9D9D9"/>
            <w:noWrap/>
            <w:vAlign w:val="center"/>
            <w:hideMark/>
          </w:tcPr>
          <w:p w14:paraId="6822A907"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14BB5B3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Lactose-free n (%)</w:t>
            </w:r>
          </w:p>
        </w:tc>
        <w:tc>
          <w:tcPr>
            <w:tcW w:w="0" w:type="auto"/>
            <w:tcBorders>
              <w:top w:val="nil"/>
              <w:left w:val="nil"/>
              <w:bottom w:val="nil"/>
              <w:right w:val="nil"/>
            </w:tcBorders>
            <w:shd w:val="clear" w:color="D9D9D9" w:fill="D9D9D9"/>
            <w:noWrap/>
            <w:vAlign w:val="center"/>
            <w:hideMark/>
          </w:tcPr>
          <w:p w14:paraId="72A644F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4 (8.2)</w:t>
            </w:r>
          </w:p>
        </w:tc>
        <w:tc>
          <w:tcPr>
            <w:tcW w:w="0" w:type="auto"/>
            <w:tcBorders>
              <w:top w:val="nil"/>
              <w:left w:val="nil"/>
              <w:bottom w:val="nil"/>
              <w:right w:val="nil"/>
            </w:tcBorders>
            <w:shd w:val="clear" w:color="D9D9D9" w:fill="D9D9D9"/>
            <w:noWrap/>
            <w:vAlign w:val="center"/>
            <w:hideMark/>
          </w:tcPr>
          <w:p w14:paraId="6FB15DBF"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6 (19.4)</w:t>
            </w:r>
          </w:p>
        </w:tc>
        <w:tc>
          <w:tcPr>
            <w:tcW w:w="0" w:type="auto"/>
            <w:tcBorders>
              <w:top w:val="nil"/>
              <w:left w:val="nil"/>
              <w:bottom w:val="nil"/>
              <w:right w:val="nil"/>
            </w:tcBorders>
            <w:shd w:val="clear" w:color="D9D9D9" w:fill="D9D9D9"/>
            <w:noWrap/>
            <w:vAlign w:val="center"/>
            <w:hideMark/>
          </w:tcPr>
          <w:p w14:paraId="02665F4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9 (23.1)</w:t>
            </w:r>
          </w:p>
        </w:tc>
        <w:tc>
          <w:tcPr>
            <w:tcW w:w="0" w:type="auto"/>
            <w:tcBorders>
              <w:top w:val="nil"/>
              <w:left w:val="nil"/>
              <w:bottom w:val="nil"/>
              <w:right w:val="nil"/>
            </w:tcBorders>
            <w:shd w:val="clear" w:color="D9D9D9" w:fill="D9D9D9"/>
            <w:noWrap/>
            <w:vAlign w:val="center"/>
            <w:hideMark/>
          </w:tcPr>
          <w:p w14:paraId="2C62CAA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0.02</w:t>
            </w:r>
          </w:p>
        </w:tc>
      </w:tr>
      <w:tr w:rsidR="00151CAC" w:rsidRPr="003E59FC" w14:paraId="6A6A0EA1" w14:textId="77777777" w:rsidTr="00151CAC">
        <w:trPr>
          <w:trHeight w:val="300"/>
        </w:trPr>
        <w:tc>
          <w:tcPr>
            <w:tcW w:w="0" w:type="auto"/>
            <w:tcBorders>
              <w:top w:val="nil"/>
              <w:left w:val="nil"/>
              <w:bottom w:val="nil"/>
              <w:right w:val="nil"/>
            </w:tcBorders>
            <w:shd w:val="clear" w:color="auto" w:fill="auto"/>
            <w:noWrap/>
            <w:vAlign w:val="center"/>
            <w:hideMark/>
          </w:tcPr>
          <w:p w14:paraId="01A7E64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213AE9B9" w14:textId="582AEDE4"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Other dietary restrictions n (%)</w:t>
            </w:r>
          </w:p>
        </w:tc>
        <w:tc>
          <w:tcPr>
            <w:tcW w:w="0" w:type="auto"/>
            <w:tcBorders>
              <w:top w:val="nil"/>
              <w:left w:val="nil"/>
              <w:bottom w:val="nil"/>
              <w:right w:val="nil"/>
            </w:tcBorders>
            <w:shd w:val="clear" w:color="auto" w:fill="auto"/>
            <w:noWrap/>
            <w:vAlign w:val="center"/>
            <w:hideMark/>
          </w:tcPr>
          <w:p w14:paraId="6C25183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 (10.2)</w:t>
            </w:r>
          </w:p>
        </w:tc>
        <w:tc>
          <w:tcPr>
            <w:tcW w:w="0" w:type="auto"/>
            <w:tcBorders>
              <w:top w:val="nil"/>
              <w:left w:val="nil"/>
              <w:bottom w:val="nil"/>
              <w:right w:val="nil"/>
            </w:tcBorders>
            <w:shd w:val="clear" w:color="auto" w:fill="auto"/>
            <w:noWrap/>
            <w:vAlign w:val="center"/>
            <w:hideMark/>
          </w:tcPr>
          <w:p w14:paraId="661E587F"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4 (12.9)</w:t>
            </w:r>
          </w:p>
        </w:tc>
        <w:tc>
          <w:tcPr>
            <w:tcW w:w="0" w:type="auto"/>
            <w:tcBorders>
              <w:top w:val="nil"/>
              <w:left w:val="nil"/>
              <w:bottom w:val="nil"/>
              <w:right w:val="nil"/>
            </w:tcBorders>
            <w:shd w:val="clear" w:color="auto" w:fill="auto"/>
            <w:noWrap/>
            <w:vAlign w:val="center"/>
            <w:hideMark/>
          </w:tcPr>
          <w:p w14:paraId="3535DB07"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 (12.8)</w:t>
            </w:r>
          </w:p>
        </w:tc>
        <w:tc>
          <w:tcPr>
            <w:tcW w:w="0" w:type="auto"/>
            <w:tcBorders>
              <w:top w:val="nil"/>
              <w:left w:val="nil"/>
              <w:bottom w:val="nil"/>
              <w:right w:val="nil"/>
            </w:tcBorders>
            <w:shd w:val="clear" w:color="auto" w:fill="auto"/>
            <w:noWrap/>
            <w:vAlign w:val="center"/>
            <w:hideMark/>
          </w:tcPr>
          <w:p w14:paraId="6E205BA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0.89</w:t>
            </w:r>
          </w:p>
        </w:tc>
      </w:tr>
      <w:tr w:rsidR="00151CAC" w:rsidRPr="003E59FC" w14:paraId="0BB250CF" w14:textId="77777777" w:rsidTr="00151CAC">
        <w:trPr>
          <w:trHeight w:val="300"/>
        </w:trPr>
        <w:tc>
          <w:tcPr>
            <w:tcW w:w="0" w:type="auto"/>
            <w:tcBorders>
              <w:top w:val="nil"/>
              <w:left w:val="nil"/>
              <w:bottom w:val="nil"/>
              <w:right w:val="nil"/>
            </w:tcBorders>
            <w:shd w:val="clear" w:color="D9D9D9" w:fill="D9D9D9"/>
            <w:noWrap/>
            <w:vAlign w:val="center"/>
            <w:hideMark/>
          </w:tcPr>
          <w:p w14:paraId="01C03067"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Supplements</w:t>
            </w:r>
          </w:p>
        </w:tc>
        <w:tc>
          <w:tcPr>
            <w:tcW w:w="0" w:type="auto"/>
            <w:tcBorders>
              <w:top w:val="nil"/>
              <w:left w:val="nil"/>
              <w:bottom w:val="nil"/>
              <w:right w:val="nil"/>
            </w:tcBorders>
            <w:shd w:val="clear" w:color="D9D9D9" w:fill="D9D9D9"/>
            <w:noWrap/>
            <w:vAlign w:val="center"/>
            <w:hideMark/>
          </w:tcPr>
          <w:p w14:paraId="450D80D6"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D9D9D9" w:fill="D9D9D9"/>
            <w:noWrap/>
            <w:vAlign w:val="center"/>
            <w:hideMark/>
          </w:tcPr>
          <w:p w14:paraId="32146C09"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54815B07"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018DF982"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3EA99B29"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6B0FBBB6" w14:textId="77777777" w:rsidTr="00151CAC">
        <w:trPr>
          <w:trHeight w:val="300"/>
        </w:trPr>
        <w:tc>
          <w:tcPr>
            <w:tcW w:w="0" w:type="auto"/>
            <w:tcBorders>
              <w:top w:val="nil"/>
              <w:left w:val="nil"/>
              <w:bottom w:val="nil"/>
              <w:right w:val="nil"/>
            </w:tcBorders>
            <w:shd w:val="clear" w:color="auto" w:fill="auto"/>
            <w:noWrap/>
            <w:vAlign w:val="center"/>
            <w:hideMark/>
          </w:tcPr>
          <w:p w14:paraId="52D2DD21"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7E7A2336" w14:textId="1005971B"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Any Dietary Supplements n (%)</w:t>
            </w:r>
          </w:p>
        </w:tc>
        <w:tc>
          <w:tcPr>
            <w:tcW w:w="0" w:type="auto"/>
            <w:tcBorders>
              <w:top w:val="nil"/>
              <w:left w:val="nil"/>
              <w:bottom w:val="nil"/>
              <w:right w:val="nil"/>
            </w:tcBorders>
            <w:shd w:val="clear" w:color="auto" w:fill="auto"/>
            <w:noWrap/>
            <w:vAlign w:val="center"/>
            <w:hideMark/>
          </w:tcPr>
          <w:p w14:paraId="2EA5C1D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(30.6)</w:t>
            </w:r>
          </w:p>
        </w:tc>
        <w:tc>
          <w:tcPr>
            <w:tcW w:w="0" w:type="auto"/>
            <w:tcBorders>
              <w:top w:val="nil"/>
              <w:left w:val="nil"/>
              <w:bottom w:val="nil"/>
              <w:right w:val="nil"/>
            </w:tcBorders>
            <w:shd w:val="clear" w:color="auto" w:fill="auto"/>
            <w:noWrap/>
            <w:vAlign w:val="center"/>
            <w:hideMark/>
          </w:tcPr>
          <w:p w14:paraId="280AD67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18 (58.1)</w:t>
            </w:r>
          </w:p>
        </w:tc>
        <w:tc>
          <w:tcPr>
            <w:tcW w:w="0" w:type="auto"/>
            <w:tcBorders>
              <w:top w:val="nil"/>
              <w:left w:val="nil"/>
              <w:bottom w:val="nil"/>
              <w:right w:val="nil"/>
            </w:tcBorders>
            <w:shd w:val="clear" w:color="auto" w:fill="auto"/>
            <w:noWrap/>
            <w:vAlign w:val="center"/>
            <w:hideMark/>
          </w:tcPr>
          <w:p w14:paraId="42D32A6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25 (64.1)</w:t>
            </w:r>
          </w:p>
        </w:tc>
        <w:tc>
          <w:tcPr>
            <w:tcW w:w="0" w:type="auto"/>
            <w:tcBorders>
              <w:top w:val="nil"/>
              <w:left w:val="nil"/>
              <w:bottom w:val="nil"/>
              <w:right w:val="nil"/>
            </w:tcBorders>
            <w:shd w:val="clear" w:color="auto" w:fill="auto"/>
            <w:noWrap/>
            <w:vAlign w:val="center"/>
            <w:hideMark/>
          </w:tcPr>
          <w:p w14:paraId="3A0EF66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&lt;0.01</w:t>
            </w:r>
          </w:p>
        </w:tc>
      </w:tr>
      <w:tr w:rsidR="00151CAC" w:rsidRPr="003E59FC" w14:paraId="7DF3EEBB" w14:textId="77777777" w:rsidTr="00151CAC">
        <w:trPr>
          <w:trHeight w:val="300"/>
        </w:trPr>
        <w:tc>
          <w:tcPr>
            <w:tcW w:w="0" w:type="auto"/>
            <w:tcBorders>
              <w:top w:val="nil"/>
              <w:left w:val="nil"/>
              <w:bottom w:val="nil"/>
              <w:right w:val="nil"/>
            </w:tcBorders>
            <w:shd w:val="clear" w:color="D9D9D9" w:fill="D9D9D9"/>
            <w:noWrap/>
            <w:vAlign w:val="center"/>
            <w:hideMark/>
          </w:tcPr>
          <w:p w14:paraId="55A11D57"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20EF85E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Vitamin D n (%)</w:t>
            </w:r>
          </w:p>
        </w:tc>
        <w:tc>
          <w:tcPr>
            <w:tcW w:w="0" w:type="auto"/>
            <w:tcBorders>
              <w:top w:val="nil"/>
              <w:left w:val="nil"/>
              <w:bottom w:val="nil"/>
              <w:right w:val="nil"/>
            </w:tcBorders>
            <w:shd w:val="clear" w:color="D9D9D9" w:fill="D9D9D9"/>
            <w:noWrap/>
            <w:vAlign w:val="center"/>
            <w:hideMark/>
          </w:tcPr>
          <w:p w14:paraId="1FF1771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8 (16.3)</w:t>
            </w:r>
          </w:p>
        </w:tc>
        <w:tc>
          <w:tcPr>
            <w:tcW w:w="0" w:type="auto"/>
            <w:tcBorders>
              <w:top w:val="nil"/>
              <w:left w:val="nil"/>
              <w:bottom w:val="nil"/>
              <w:right w:val="nil"/>
            </w:tcBorders>
            <w:shd w:val="clear" w:color="D9D9D9" w:fill="D9D9D9"/>
            <w:noWrap/>
            <w:vAlign w:val="center"/>
            <w:hideMark/>
          </w:tcPr>
          <w:p w14:paraId="0D737F3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12 (38.7)</w:t>
            </w:r>
          </w:p>
        </w:tc>
        <w:tc>
          <w:tcPr>
            <w:tcW w:w="0" w:type="auto"/>
            <w:tcBorders>
              <w:top w:val="nil"/>
              <w:left w:val="nil"/>
              <w:bottom w:val="nil"/>
              <w:right w:val="nil"/>
            </w:tcBorders>
            <w:shd w:val="clear" w:color="D9D9D9" w:fill="D9D9D9"/>
            <w:noWrap/>
            <w:vAlign w:val="center"/>
            <w:hideMark/>
          </w:tcPr>
          <w:p w14:paraId="22E3EEC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(38.5)</w:t>
            </w:r>
          </w:p>
        </w:tc>
        <w:tc>
          <w:tcPr>
            <w:tcW w:w="0" w:type="auto"/>
            <w:tcBorders>
              <w:top w:val="nil"/>
              <w:left w:val="nil"/>
              <w:bottom w:val="nil"/>
              <w:right w:val="nil"/>
            </w:tcBorders>
            <w:shd w:val="clear" w:color="D9D9D9" w:fill="D9D9D9"/>
            <w:noWrap/>
            <w:vAlign w:val="center"/>
            <w:hideMark/>
          </w:tcPr>
          <w:p w14:paraId="1D4BBF3B"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0.02</w:t>
            </w:r>
          </w:p>
        </w:tc>
      </w:tr>
      <w:tr w:rsidR="00151CAC" w:rsidRPr="003E59FC" w14:paraId="3CF04995" w14:textId="77777777" w:rsidTr="00151CAC">
        <w:trPr>
          <w:trHeight w:val="300"/>
        </w:trPr>
        <w:tc>
          <w:tcPr>
            <w:tcW w:w="0" w:type="auto"/>
            <w:tcBorders>
              <w:top w:val="nil"/>
              <w:left w:val="nil"/>
              <w:bottom w:val="nil"/>
              <w:right w:val="nil"/>
            </w:tcBorders>
            <w:shd w:val="clear" w:color="auto" w:fill="auto"/>
            <w:noWrap/>
            <w:vAlign w:val="center"/>
            <w:hideMark/>
          </w:tcPr>
          <w:p w14:paraId="121A73E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1BDCEAB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Iron n (%)</w:t>
            </w:r>
          </w:p>
        </w:tc>
        <w:tc>
          <w:tcPr>
            <w:tcW w:w="0" w:type="auto"/>
            <w:tcBorders>
              <w:top w:val="nil"/>
              <w:left w:val="nil"/>
              <w:bottom w:val="nil"/>
              <w:right w:val="nil"/>
            </w:tcBorders>
            <w:shd w:val="clear" w:color="auto" w:fill="auto"/>
            <w:noWrap/>
            <w:vAlign w:val="center"/>
            <w:hideMark/>
          </w:tcPr>
          <w:p w14:paraId="05243B4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 (6.1)</w:t>
            </w:r>
          </w:p>
        </w:tc>
        <w:tc>
          <w:tcPr>
            <w:tcW w:w="0" w:type="auto"/>
            <w:tcBorders>
              <w:top w:val="nil"/>
              <w:left w:val="nil"/>
              <w:bottom w:val="nil"/>
              <w:right w:val="nil"/>
            </w:tcBorders>
            <w:shd w:val="clear" w:color="auto" w:fill="auto"/>
            <w:noWrap/>
            <w:vAlign w:val="center"/>
            <w:hideMark/>
          </w:tcPr>
          <w:p w14:paraId="5A01F3D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8 (25.8)</w:t>
            </w:r>
          </w:p>
        </w:tc>
        <w:tc>
          <w:tcPr>
            <w:tcW w:w="0" w:type="auto"/>
            <w:tcBorders>
              <w:top w:val="nil"/>
              <w:left w:val="nil"/>
              <w:bottom w:val="nil"/>
              <w:right w:val="nil"/>
            </w:tcBorders>
            <w:shd w:val="clear" w:color="auto" w:fill="auto"/>
            <w:noWrap/>
            <w:vAlign w:val="center"/>
            <w:hideMark/>
          </w:tcPr>
          <w:p w14:paraId="17F581E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12 (30.8)</w:t>
            </w:r>
          </w:p>
        </w:tc>
        <w:tc>
          <w:tcPr>
            <w:tcW w:w="0" w:type="auto"/>
            <w:tcBorders>
              <w:top w:val="nil"/>
              <w:left w:val="nil"/>
              <w:bottom w:val="nil"/>
              <w:right w:val="nil"/>
            </w:tcBorders>
            <w:shd w:val="clear" w:color="auto" w:fill="auto"/>
            <w:noWrap/>
            <w:vAlign w:val="center"/>
            <w:hideMark/>
          </w:tcPr>
          <w:p w14:paraId="4084AD1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&lt;0.01</w:t>
            </w:r>
          </w:p>
        </w:tc>
      </w:tr>
      <w:tr w:rsidR="00151CAC" w:rsidRPr="003E59FC" w14:paraId="7ABCB2D5" w14:textId="77777777" w:rsidTr="00151CAC">
        <w:trPr>
          <w:trHeight w:val="300"/>
        </w:trPr>
        <w:tc>
          <w:tcPr>
            <w:tcW w:w="0" w:type="auto"/>
            <w:tcBorders>
              <w:top w:val="nil"/>
              <w:left w:val="nil"/>
              <w:bottom w:val="nil"/>
              <w:right w:val="nil"/>
            </w:tcBorders>
            <w:shd w:val="clear" w:color="D9D9D9" w:fill="D9D9D9"/>
            <w:noWrap/>
            <w:vAlign w:val="center"/>
            <w:hideMark/>
          </w:tcPr>
          <w:p w14:paraId="69439BE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61C04D99"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Multiple vitamins n (%)</w:t>
            </w:r>
          </w:p>
        </w:tc>
        <w:tc>
          <w:tcPr>
            <w:tcW w:w="0" w:type="auto"/>
            <w:tcBorders>
              <w:top w:val="nil"/>
              <w:left w:val="nil"/>
              <w:bottom w:val="nil"/>
              <w:right w:val="nil"/>
            </w:tcBorders>
            <w:shd w:val="clear" w:color="D9D9D9" w:fill="D9D9D9"/>
            <w:noWrap/>
            <w:vAlign w:val="center"/>
            <w:hideMark/>
          </w:tcPr>
          <w:p w14:paraId="296DC34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7 (14.3)</w:t>
            </w:r>
          </w:p>
        </w:tc>
        <w:tc>
          <w:tcPr>
            <w:tcW w:w="0" w:type="auto"/>
            <w:tcBorders>
              <w:top w:val="nil"/>
              <w:left w:val="nil"/>
              <w:bottom w:val="nil"/>
              <w:right w:val="nil"/>
            </w:tcBorders>
            <w:shd w:val="clear" w:color="D9D9D9" w:fill="D9D9D9"/>
            <w:noWrap/>
            <w:vAlign w:val="center"/>
            <w:hideMark/>
          </w:tcPr>
          <w:p w14:paraId="72E8FBF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9 (29.0)</w:t>
            </w:r>
          </w:p>
        </w:tc>
        <w:tc>
          <w:tcPr>
            <w:tcW w:w="0" w:type="auto"/>
            <w:tcBorders>
              <w:top w:val="nil"/>
              <w:left w:val="nil"/>
              <w:bottom w:val="nil"/>
              <w:right w:val="nil"/>
            </w:tcBorders>
            <w:shd w:val="clear" w:color="D9D9D9" w:fill="D9D9D9"/>
            <w:noWrap/>
            <w:vAlign w:val="center"/>
            <w:hideMark/>
          </w:tcPr>
          <w:p w14:paraId="6F18158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11 (28.2)</w:t>
            </w:r>
          </w:p>
        </w:tc>
        <w:tc>
          <w:tcPr>
            <w:tcW w:w="0" w:type="auto"/>
            <w:tcBorders>
              <w:top w:val="nil"/>
              <w:left w:val="nil"/>
              <w:bottom w:val="nil"/>
              <w:right w:val="nil"/>
            </w:tcBorders>
            <w:shd w:val="clear" w:color="D9D9D9" w:fill="D9D9D9"/>
            <w:noWrap/>
            <w:vAlign w:val="center"/>
            <w:hideMark/>
          </w:tcPr>
          <w:p w14:paraId="09FE457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0.15</w:t>
            </w:r>
          </w:p>
        </w:tc>
      </w:tr>
      <w:tr w:rsidR="00151CAC" w:rsidRPr="003E59FC" w14:paraId="55CD918D" w14:textId="77777777" w:rsidTr="00151CAC">
        <w:trPr>
          <w:trHeight w:val="300"/>
        </w:trPr>
        <w:tc>
          <w:tcPr>
            <w:tcW w:w="0" w:type="auto"/>
            <w:tcBorders>
              <w:top w:val="nil"/>
              <w:left w:val="nil"/>
              <w:bottom w:val="nil"/>
              <w:right w:val="nil"/>
            </w:tcBorders>
            <w:shd w:val="clear" w:color="auto" w:fill="auto"/>
            <w:noWrap/>
            <w:vAlign w:val="center"/>
            <w:hideMark/>
          </w:tcPr>
          <w:p w14:paraId="3425A132"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r w:rsidRPr="003E59FC">
              <w:rPr>
                <w:rFonts w:ascii="Calibri" w:eastAsia="Times New Roman" w:hAnsi="Calibri" w:cs="Calibri"/>
                <w:b/>
                <w:bCs/>
                <w:color w:val="000000"/>
                <w:kern w:val="0"/>
                <w14:ligatures w14:val="none"/>
              </w:rPr>
              <w:t>Medications</w:t>
            </w:r>
          </w:p>
        </w:tc>
        <w:tc>
          <w:tcPr>
            <w:tcW w:w="0" w:type="auto"/>
            <w:tcBorders>
              <w:top w:val="nil"/>
              <w:left w:val="nil"/>
              <w:bottom w:val="nil"/>
              <w:right w:val="nil"/>
            </w:tcBorders>
            <w:shd w:val="clear" w:color="auto" w:fill="auto"/>
            <w:noWrap/>
            <w:vAlign w:val="center"/>
            <w:hideMark/>
          </w:tcPr>
          <w:p w14:paraId="22A5D2E8" w14:textId="77777777" w:rsidR="00151CAC" w:rsidRPr="003E59FC" w:rsidRDefault="00151CAC" w:rsidP="00151CAC">
            <w:pPr>
              <w:spacing w:after="0" w:line="240" w:lineRule="auto"/>
              <w:jc w:val="center"/>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center"/>
            <w:hideMark/>
          </w:tcPr>
          <w:p w14:paraId="4E98DCA8"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5955F2B8"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514D66F1"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center"/>
            <w:hideMark/>
          </w:tcPr>
          <w:p w14:paraId="21730D2F"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r>
      <w:tr w:rsidR="00151CAC" w:rsidRPr="003E59FC" w14:paraId="656EE34A" w14:textId="77777777" w:rsidTr="00151CAC">
        <w:trPr>
          <w:trHeight w:val="300"/>
        </w:trPr>
        <w:tc>
          <w:tcPr>
            <w:tcW w:w="0" w:type="auto"/>
            <w:tcBorders>
              <w:top w:val="nil"/>
              <w:left w:val="nil"/>
              <w:bottom w:val="nil"/>
              <w:right w:val="nil"/>
            </w:tcBorders>
            <w:shd w:val="clear" w:color="D9D9D9" w:fill="D9D9D9"/>
            <w:noWrap/>
            <w:vAlign w:val="center"/>
            <w:hideMark/>
          </w:tcPr>
          <w:p w14:paraId="4A55A105" w14:textId="77777777" w:rsidR="00151CAC" w:rsidRPr="003E59FC" w:rsidRDefault="00151CAC" w:rsidP="00151CA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D9D9D9" w:fill="D9D9D9"/>
            <w:noWrap/>
            <w:vAlign w:val="center"/>
            <w:hideMark/>
          </w:tcPr>
          <w:p w14:paraId="520F0BA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Any IBD medication n (%)</w:t>
            </w:r>
          </w:p>
        </w:tc>
        <w:tc>
          <w:tcPr>
            <w:tcW w:w="0" w:type="auto"/>
            <w:tcBorders>
              <w:top w:val="nil"/>
              <w:left w:val="nil"/>
              <w:bottom w:val="nil"/>
              <w:right w:val="nil"/>
            </w:tcBorders>
            <w:shd w:val="clear" w:color="D9D9D9" w:fill="D9D9D9"/>
            <w:noWrap/>
            <w:vAlign w:val="center"/>
            <w:hideMark/>
          </w:tcPr>
          <w:p w14:paraId="263E6FB7"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D9D9D9" w:fill="D9D9D9"/>
            <w:noWrap/>
            <w:vAlign w:val="center"/>
            <w:hideMark/>
          </w:tcPr>
          <w:p w14:paraId="445090D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28 (90.3)</w:t>
            </w:r>
          </w:p>
        </w:tc>
        <w:tc>
          <w:tcPr>
            <w:tcW w:w="0" w:type="auto"/>
            <w:tcBorders>
              <w:top w:val="nil"/>
              <w:left w:val="nil"/>
              <w:bottom w:val="nil"/>
              <w:right w:val="nil"/>
            </w:tcBorders>
            <w:shd w:val="clear" w:color="D9D9D9" w:fill="D9D9D9"/>
            <w:noWrap/>
            <w:vAlign w:val="center"/>
            <w:hideMark/>
          </w:tcPr>
          <w:p w14:paraId="61D1DF1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35 (89.7)</w:t>
            </w:r>
          </w:p>
        </w:tc>
        <w:tc>
          <w:tcPr>
            <w:tcW w:w="0" w:type="auto"/>
            <w:tcBorders>
              <w:top w:val="nil"/>
              <w:left w:val="nil"/>
              <w:bottom w:val="nil"/>
              <w:right w:val="nil"/>
            </w:tcBorders>
            <w:shd w:val="clear" w:color="D9D9D9" w:fill="D9D9D9"/>
            <w:noWrap/>
            <w:vAlign w:val="center"/>
            <w:hideMark/>
          </w:tcPr>
          <w:p w14:paraId="4B67BA9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0.93</w:t>
            </w:r>
          </w:p>
        </w:tc>
      </w:tr>
      <w:tr w:rsidR="00151CAC" w:rsidRPr="003E59FC" w14:paraId="2A8A038A" w14:textId="77777777" w:rsidTr="00151CAC">
        <w:trPr>
          <w:trHeight w:val="300"/>
        </w:trPr>
        <w:tc>
          <w:tcPr>
            <w:tcW w:w="0" w:type="auto"/>
            <w:tcBorders>
              <w:top w:val="nil"/>
              <w:left w:val="nil"/>
              <w:bottom w:val="nil"/>
              <w:right w:val="nil"/>
            </w:tcBorders>
            <w:shd w:val="clear" w:color="auto" w:fill="auto"/>
            <w:noWrap/>
            <w:vAlign w:val="center"/>
            <w:hideMark/>
          </w:tcPr>
          <w:p w14:paraId="6A1267F2"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auto" w:fill="auto"/>
            <w:noWrap/>
            <w:vAlign w:val="center"/>
            <w:hideMark/>
          </w:tcPr>
          <w:p w14:paraId="5F2A957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Biologics n (%)</w:t>
            </w:r>
          </w:p>
        </w:tc>
        <w:tc>
          <w:tcPr>
            <w:tcW w:w="0" w:type="auto"/>
            <w:tcBorders>
              <w:top w:val="nil"/>
              <w:left w:val="nil"/>
              <w:bottom w:val="nil"/>
              <w:right w:val="nil"/>
            </w:tcBorders>
            <w:shd w:val="clear" w:color="auto" w:fill="auto"/>
            <w:noWrap/>
            <w:vAlign w:val="center"/>
            <w:hideMark/>
          </w:tcPr>
          <w:p w14:paraId="7FB5CFC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auto" w:fill="auto"/>
            <w:noWrap/>
            <w:vAlign w:val="center"/>
            <w:hideMark/>
          </w:tcPr>
          <w:p w14:paraId="7CF1BAD1"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12 (38.7)</w:t>
            </w:r>
          </w:p>
        </w:tc>
        <w:tc>
          <w:tcPr>
            <w:tcW w:w="0" w:type="auto"/>
            <w:tcBorders>
              <w:top w:val="nil"/>
              <w:left w:val="nil"/>
              <w:bottom w:val="nil"/>
              <w:right w:val="nil"/>
            </w:tcBorders>
            <w:shd w:val="clear" w:color="auto" w:fill="auto"/>
            <w:noWrap/>
            <w:vAlign w:val="center"/>
            <w:hideMark/>
          </w:tcPr>
          <w:p w14:paraId="6098F1EA"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18 (46.2)</w:t>
            </w:r>
          </w:p>
        </w:tc>
        <w:tc>
          <w:tcPr>
            <w:tcW w:w="0" w:type="auto"/>
            <w:tcBorders>
              <w:top w:val="nil"/>
              <w:left w:val="nil"/>
              <w:bottom w:val="nil"/>
              <w:right w:val="nil"/>
            </w:tcBorders>
            <w:shd w:val="clear" w:color="auto" w:fill="auto"/>
            <w:noWrap/>
            <w:vAlign w:val="center"/>
            <w:hideMark/>
          </w:tcPr>
          <w:p w14:paraId="66857FF0"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0.54</w:t>
            </w:r>
          </w:p>
        </w:tc>
      </w:tr>
      <w:tr w:rsidR="00151CAC" w:rsidRPr="003E59FC" w14:paraId="41087E44" w14:textId="77777777" w:rsidTr="00151CAC">
        <w:trPr>
          <w:trHeight w:val="300"/>
        </w:trPr>
        <w:tc>
          <w:tcPr>
            <w:tcW w:w="0" w:type="auto"/>
            <w:tcBorders>
              <w:top w:val="nil"/>
              <w:left w:val="nil"/>
              <w:bottom w:val="nil"/>
              <w:right w:val="nil"/>
            </w:tcBorders>
            <w:shd w:val="clear" w:color="D9D9D9" w:fill="D9D9D9"/>
            <w:noWrap/>
            <w:vAlign w:val="center"/>
            <w:hideMark/>
          </w:tcPr>
          <w:p w14:paraId="0BB68773"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nil"/>
              <w:right w:val="nil"/>
            </w:tcBorders>
            <w:shd w:val="clear" w:color="D9D9D9" w:fill="D9D9D9"/>
            <w:noWrap/>
            <w:vAlign w:val="center"/>
            <w:hideMark/>
          </w:tcPr>
          <w:p w14:paraId="7476F0BC" w14:textId="65065E40"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Immunomodulators n (%)</w:t>
            </w:r>
          </w:p>
        </w:tc>
        <w:tc>
          <w:tcPr>
            <w:tcW w:w="0" w:type="auto"/>
            <w:tcBorders>
              <w:top w:val="nil"/>
              <w:left w:val="nil"/>
              <w:bottom w:val="nil"/>
              <w:right w:val="nil"/>
            </w:tcBorders>
            <w:shd w:val="clear" w:color="D9D9D9" w:fill="D9D9D9"/>
            <w:noWrap/>
            <w:vAlign w:val="center"/>
            <w:hideMark/>
          </w:tcPr>
          <w:p w14:paraId="11FE51B6"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nil"/>
              <w:right w:val="nil"/>
            </w:tcBorders>
            <w:shd w:val="clear" w:color="D9D9D9" w:fill="D9D9D9"/>
            <w:noWrap/>
            <w:vAlign w:val="center"/>
            <w:hideMark/>
          </w:tcPr>
          <w:p w14:paraId="64917EDE"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(48.4)</w:t>
            </w:r>
          </w:p>
        </w:tc>
        <w:tc>
          <w:tcPr>
            <w:tcW w:w="0" w:type="auto"/>
            <w:tcBorders>
              <w:top w:val="nil"/>
              <w:left w:val="nil"/>
              <w:bottom w:val="nil"/>
              <w:right w:val="nil"/>
            </w:tcBorders>
            <w:shd w:val="clear" w:color="D9D9D9" w:fill="D9D9D9"/>
            <w:noWrap/>
            <w:vAlign w:val="center"/>
            <w:hideMark/>
          </w:tcPr>
          <w:p w14:paraId="3CBCFCFD"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21 (53.8)</w:t>
            </w:r>
          </w:p>
        </w:tc>
        <w:tc>
          <w:tcPr>
            <w:tcW w:w="0" w:type="auto"/>
            <w:tcBorders>
              <w:top w:val="nil"/>
              <w:left w:val="nil"/>
              <w:bottom w:val="nil"/>
              <w:right w:val="nil"/>
            </w:tcBorders>
            <w:shd w:val="clear" w:color="D9D9D9" w:fill="D9D9D9"/>
            <w:noWrap/>
            <w:vAlign w:val="center"/>
            <w:hideMark/>
          </w:tcPr>
          <w:p w14:paraId="394256CB"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0.65</w:t>
            </w:r>
          </w:p>
        </w:tc>
      </w:tr>
      <w:tr w:rsidR="00151CAC" w:rsidRPr="003E59FC" w14:paraId="5D26FBE8" w14:textId="77777777" w:rsidTr="00151CAC">
        <w:trPr>
          <w:trHeight w:val="300"/>
        </w:trPr>
        <w:tc>
          <w:tcPr>
            <w:tcW w:w="0" w:type="auto"/>
            <w:tcBorders>
              <w:top w:val="nil"/>
              <w:left w:val="nil"/>
              <w:bottom w:val="single" w:sz="4" w:space="0" w:color="000000"/>
              <w:right w:val="nil"/>
            </w:tcBorders>
            <w:shd w:val="clear" w:color="auto" w:fill="auto"/>
            <w:noWrap/>
            <w:vAlign w:val="center"/>
            <w:hideMark/>
          </w:tcPr>
          <w:p w14:paraId="7DE0CC5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p>
        </w:tc>
        <w:tc>
          <w:tcPr>
            <w:tcW w:w="0" w:type="auto"/>
            <w:tcBorders>
              <w:top w:val="nil"/>
              <w:left w:val="nil"/>
              <w:bottom w:val="single" w:sz="4" w:space="0" w:color="000000"/>
              <w:right w:val="nil"/>
            </w:tcBorders>
            <w:shd w:val="clear" w:color="auto" w:fill="auto"/>
            <w:noWrap/>
            <w:vAlign w:val="center"/>
            <w:hideMark/>
          </w:tcPr>
          <w:p w14:paraId="340C3D69" w14:textId="11C0F353"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5-ASA n (%)</w:t>
            </w:r>
          </w:p>
        </w:tc>
        <w:tc>
          <w:tcPr>
            <w:tcW w:w="0" w:type="auto"/>
            <w:tcBorders>
              <w:top w:val="nil"/>
              <w:left w:val="nil"/>
              <w:bottom w:val="single" w:sz="4" w:space="0" w:color="000000"/>
              <w:right w:val="nil"/>
            </w:tcBorders>
            <w:shd w:val="clear" w:color="auto" w:fill="auto"/>
            <w:noWrap/>
            <w:vAlign w:val="center"/>
            <w:hideMark/>
          </w:tcPr>
          <w:p w14:paraId="549CBF48"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N/A</w:t>
            </w:r>
          </w:p>
        </w:tc>
        <w:tc>
          <w:tcPr>
            <w:tcW w:w="0" w:type="auto"/>
            <w:tcBorders>
              <w:top w:val="nil"/>
              <w:left w:val="nil"/>
              <w:bottom w:val="single" w:sz="4" w:space="0" w:color="000000"/>
              <w:right w:val="nil"/>
            </w:tcBorders>
            <w:shd w:val="clear" w:color="auto" w:fill="auto"/>
            <w:noWrap/>
            <w:vAlign w:val="center"/>
            <w:hideMark/>
          </w:tcPr>
          <w:p w14:paraId="1C631AB4"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22 (71.0)</w:t>
            </w:r>
          </w:p>
        </w:tc>
        <w:tc>
          <w:tcPr>
            <w:tcW w:w="0" w:type="auto"/>
            <w:tcBorders>
              <w:top w:val="nil"/>
              <w:left w:val="nil"/>
              <w:bottom w:val="single" w:sz="4" w:space="0" w:color="000000"/>
              <w:right w:val="nil"/>
            </w:tcBorders>
            <w:shd w:val="clear" w:color="auto" w:fill="auto"/>
            <w:noWrap/>
            <w:vAlign w:val="center"/>
            <w:hideMark/>
          </w:tcPr>
          <w:p w14:paraId="2104344C"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15 (38.5)</w:t>
            </w:r>
          </w:p>
        </w:tc>
        <w:tc>
          <w:tcPr>
            <w:tcW w:w="0" w:type="auto"/>
            <w:tcBorders>
              <w:top w:val="nil"/>
              <w:left w:val="nil"/>
              <w:bottom w:val="single" w:sz="4" w:space="0" w:color="000000"/>
              <w:right w:val="nil"/>
            </w:tcBorders>
            <w:shd w:val="clear" w:color="auto" w:fill="auto"/>
            <w:noWrap/>
            <w:vAlign w:val="center"/>
            <w:hideMark/>
          </w:tcPr>
          <w:p w14:paraId="39571755" w14:textId="77777777" w:rsidR="00151CAC" w:rsidRPr="003E59FC" w:rsidRDefault="00151CAC" w:rsidP="00151CAC">
            <w:pPr>
              <w:spacing w:after="0" w:line="240" w:lineRule="auto"/>
              <w:jc w:val="center"/>
              <w:rPr>
                <w:rFonts w:ascii="Calibri" w:eastAsia="Times New Roman" w:hAnsi="Calibri" w:cs="Calibri"/>
                <w:color w:val="000000"/>
                <w:kern w:val="0"/>
                <w14:ligatures w14:val="none"/>
              </w:rPr>
            </w:pPr>
            <w:r w:rsidRPr="003E59FC">
              <w:rPr>
                <w:rFonts w:ascii="Calibri" w:eastAsia="Times New Roman" w:hAnsi="Calibri" w:cs="Calibri"/>
                <w:color w:val="000000"/>
                <w:kern w:val="0"/>
                <w14:ligatures w14:val="none"/>
              </w:rPr>
              <w:t>&lt;0.01</w:t>
            </w:r>
          </w:p>
        </w:tc>
      </w:tr>
    </w:tbl>
    <w:p w14:paraId="38C117AB" w14:textId="405ABA02" w:rsidR="00BA7874" w:rsidRPr="004245FE" w:rsidRDefault="004245FE" w:rsidP="00BA7874">
      <w:pPr>
        <w:pStyle w:val="Heading3"/>
        <w:rPr>
          <w:sz w:val="32"/>
          <w:lang w:val="en-US"/>
        </w:rPr>
      </w:pPr>
      <w:r>
        <w:rPr>
          <w:i/>
          <w:iCs/>
          <w:noProof/>
          <w:lang w:val="en-GB"/>
        </w:rPr>
        <mc:AlternateContent>
          <mc:Choice Requires="wps">
            <w:drawing>
              <wp:anchor distT="0" distB="0" distL="114300" distR="114300" simplePos="0" relativeHeight="251676672" behindDoc="0" locked="0" layoutInCell="1" allowOverlap="1" wp14:anchorId="772B3C1A" wp14:editId="405266A0">
                <wp:simplePos x="0" y="0"/>
                <wp:positionH relativeFrom="margin">
                  <wp:posOffset>-382740</wp:posOffset>
                </wp:positionH>
                <wp:positionV relativeFrom="paragraph">
                  <wp:posOffset>5609010</wp:posOffset>
                </wp:positionV>
                <wp:extent cx="5734050" cy="730250"/>
                <wp:effectExtent l="0" t="0" r="0" b="0"/>
                <wp:wrapNone/>
                <wp:docPr id="400849797" name="Text Box 18"/>
                <wp:cNvGraphicFramePr/>
                <a:graphic xmlns:a="http://schemas.openxmlformats.org/drawingml/2006/main">
                  <a:graphicData uri="http://schemas.microsoft.com/office/word/2010/wordprocessingShape">
                    <wps:wsp>
                      <wps:cNvSpPr txBox="1"/>
                      <wps:spPr>
                        <a:xfrm>
                          <a:off x="0" y="0"/>
                          <a:ext cx="5734050" cy="730250"/>
                        </a:xfrm>
                        <a:prstGeom prst="rect">
                          <a:avLst/>
                        </a:prstGeom>
                        <a:solidFill>
                          <a:schemeClr val="lt1"/>
                        </a:solidFill>
                        <a:ln w="6350">
                          <a:noFill/>
                        </a:ln>
                      </wps:spPr>
                      <wps:txbx>
                        <w:txbxContent>
                          <w:p w14:paraId="629CF0A8" w14:textId="77777777" w:rsidR="00151CAC" w:rsidRPr="008E71DD" w:rsidRDefault="00151CAC" w:rsidP="00151CAC">
                            <w:pPr>
                              <w:pStyle w:val="OmersStyle1"/>
                              <w:rPr>
                                <w:sz w:val="18"/>
                                <w:szCs w:val="18"/>
                              </w:rPr>
                            </w:pPr>
                            <w:r w:rsidRPr="00BF4909">
                              <w:rPr>
                                <w:b/>
                                <w:bCs/>
                                <w:sz w:val="18"/>
                                <w:szCs w:val="18"/>
                              </w:rPr>
                              <w:t>Table S2</w:t>
                            </w:r>
                            <w:r w:rsidRPr="00BF4909">
                              <w:rPr>
                                <w:sz w:val="18"/>
                                <w:szCs w:val="18"/>
                              </w:rPr>
                              <w:t xml:space="preserve"> Demographic and Clinical Characteristics.</w:t>
                            </w:r>
                            <w:r>
                              <w:rPr>
                                <w:sz w:val="18"/>
                                <w:szCs w:val="18"/>
                              </w:rPr>
                              <w:t xml:space="preserve"> </w:t>
                            </w:r>
                            <w:r w:rsidRPr="00BF4909">
                              <w:rPr>
                                <w:sz w:val="18"/>
                                <w:szCs w:val="18"/>
                              </w:rPr>
                              <w:t>Data presented as mean ± standard deviation</w:t>
                            </w:r>
                            <w:r>
                              <w:rPr>
                                <w:sz w:val="18"/>
                                <w:szCs w:val="18"/>
                              </w:rPr>
                              <w:t xml:space="preserve">. </w:t>
                            </w:r>
                            <w:r w:rsidRPr="00BF4909">
                              <w:rPr>
                                <w:sz w:val="18"/>
                                <w:szCs w:val="18"/>
                              </w:rPr>
                              <w:t>N/A:</w:t>
                            </w:r>
                            <w:r>
                              <w:rPr>
                                <w:sz w:val="18"/>
                                <w:szCs w:val="18"/>
                              </w:rPr>
                              <w:t xml:space="preserve"> </w:t>
                            </w:r>
                            <w:r w:rsidRPr="00BF4909">
                              <w:rPr>
                                <w:sz w:val="18"/>
                                <w:szCs w:val="18"/>
                              </w:rPr>
                              <w:t>Not applicable</w:t>
                            </w:r>
                            <w:r>
                              <w:rPr>
                                <w:sz w:val="18"/>
                                <w:szCs w:val="18"/>
                              </w:rPr>
                              <w:t xml:space="preserve">. </w:t>
                            </w:r>
                            <w:r w:rsidRPr="00BF4909">
                              <w:rPr>
                                <w:sz w:val="18"/>
                                <w:szCs w:val="18"/>
                              </w:rPr>
                              <w:t xml:space="preserve">P-values </w:t>
                            </w:r>
                            <w:r>
                              <w:rPr>
                                <w:sz w:val="18"/>
                                <w:szCs w:val="18"/>
                              </w:rPr>
                              <w:t xml:space="preserve">were calculated using the </w:t>
                            </w:r>
                            <w:r w:rsidRPr="00BF4909">
                              <w:rPr>
                                <w:sz w:val="18"/>
                                <w:szCs w:val="18"/>
                              </w:rPr>
                              <w:t>Chi-square test for categorical variables and Student's t-test or ANOVA for continuous variables as appropriate.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B3C1A" id="_x0000_s1027" type="#_x0000_t202" style="position:absolute;margin-left:-30.15pt;margin-top:441.65pt;width:451.5pt;height:5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" fillcolor="white [3201]" stroked="f" strokeweight=".5pt">
                <v:textbox>
                  <w:txbxContent>
                    <w:p w14:paraId="629CF0A8" w14:textId="77777777" w:rsidR="00151CAC" w:rsidRPr="008E71DD" w:rsidRDefault="00151CAC" w:rsidP="00151CAC">
                      <w:pPr>
                        <w:pStyle w:val="OmersStyle1"/>
                        <w:rPr>
                          <w:sz w:val="18"/>
                          <w:szCs w:val="18"/>
                        </w:rPr>
                      </w:pPr>
                      <w:r w:rsidRPr="00BF4909">
                        <w:rPr>
                          <w:b/>
                          <w:bCs/>
                          <w:sz w:val="18"/>
                          <w:szCs w:val="18"/>
                        </w:rPr>
                        <w:t>Table S2</w:t>
                      </w:r>
                      <w:r w:rsidRPr="00BF4909">
                        <w:rPr>
                          <w:sz w:val="18"/>
                          <w:szCs w:val="18"/>
                        </w:rPr>
                        <w:t xml:space="preserve"> Demographic and Clinical Characteristics.</w:t>
                      </w:r>
                      <w:r>
                        <w:rPr>
                          <w:sz w:val="18"/>
                          <w:szCs w:val="18"/>
                        </w:rPr>
                        <w:t xml:space="preserve"> </w:t>
                      </w:r>
                      <w:r w:rsidRPr="00BF4909">
                        <w:rPr>
                          <w:sz w:val="18"/>
                          <w:szCs w:val="18"/>
                        </w:rPr>
                        <w:t>Data presented as mean ± standard deviation</w:t>
                      </w:r>
                      <w:r>
                        <w:rPr>
                          <w:sz w:val="18"/>
                          <w:szCs w:val="18"/>
                        </w:rPr>
                        <w:t xml:space="preserve">. </w:t>
                      </w:r>
                      <w:r w:rsidRPr="00BF4909">
                        <w:rPr>
                          <w:sz w:val="18"/>
                          <w:szCs w:val="18"/>
                        </w:rPr>
                        <w:t>N/A:</w:t>
                      </w:r>
                      <w:r>
                        <w:rPr>
                          <w:sz w:val="18"/>
                          <w:szCs w:val="18"/>
                        </w:rPr>
                        <w:t xml:space="preserve"> </w:t>
                      </w:r>
                      <w:r w:rsidRPr="00BF4909">
                        <w:rPr>
                          <w:sz w:val="18"/>
                          <w:szCs w:val="18"/>
                        </w:rPr>
                        <w:t>Not applicable</w:t>
                      </w:r>
                      <w:r>
                        <w:rPr>
                          <w:sz w:val="18"/>
                          <w:szCs w:val="18"/>
                        </w:rPr>
                        <w:t xml:space="preserve">. </w:t>
                      </w:r>
                      <w:r w:rsidRPr="00BF4909">
                        <w:rPr>
                          <w:sz w:val="18"/>
                          <w:szCs w:val="18"/>
                        </w:rPr>
                        <w:t xml:space="preserve">P-values </w:t>
                      </w:r>
                      <w:r>
                        <w:rPr>
                          <w:sz w:val="18"/>
                          <w:szCs w:val="18"/>
                        </w:rPr>
                        <w:t xml:space="preserve">were calculated using the </w:t>
                      </w:r>
                      <w:r w:rsidRPr="00BF4909">
                        <w:rPr>
                          <w:sz w:val="18"/>
                          <w:szCs w:val="18"/>
                        </w:rPr>
                        <w:t>Chi-square test for categorical variables and Student's t-test or ANOVA for continuous variables as appropriate.</w:t>
                      </w:r>
                    </w:p>
                  </w:txbxContent>
                </v:textbox>
                <w10:wrap anchorx="margin"/>
              </v:shape>
            </w:pict>
          </mc:Fallback>
        </mc:AlternateContent>
      </w:r>
      <w:r w:rsidR="00BA7874">
        <w:br w:type="page"/>
      </w:r>
    </w:p>
    <w:p w14:paraId="00196BCE" w14:textId="31A34EE5" w:rsidR="00BA7874" w:rsidRPr="00BF4909" w:rsidRDefault="00151CAC" w:rsidP="00BA7874">
      <w:pPr>
        <w:pStyle w:val="OmersStyle1"/>
      </w:pPr>
      <w:r>
        <w:rPr>
          <w:noProof/>
        </w:rPr>
        <w:lastRenderedPageBreak/>
        <mc:AlternateContent>
          <mc:Choice Requires="wpg">
            <w:drawing>
              <wp:anchor distT="0" distB="0" distL="114300" distR="114300" simplePos="0" relativeHeight="251660288" behindDoc="0" locked="0" layoutInCell="1" allowOverlap="1" wp14:anchorId="0D93099B" wp14:editId="78C507B9">
                <wp:simplePos x="0" y="0"/>
                <wp:positionH relativeFrom="column">
                  <wp:posOffset>-344170</wp:posOffset>
                </wp:positionH>
                <wp:positionV relativeFrom="paragraph">
                  <wp:posOffset>252730</wp:posOffset>
                </wp:positionV>
                <wp:extent cx="5664200" cy="2552700"/>
                <wp:effectExtent l="0" t="0" r="0" b="0"/>
                <wp:wrapNone/>
                <wp:docPr id="1689236332" name="Group 11"/>
                <wp:cNvGraphicFramePr/>
                <a:graphic xmlns:a="http://schemas.openxmlformats.org/drawingml/2006/main">
                  <a:graphicData uri="http://schemas.microsoft.com/office/word/2010/wordprocessingGroup">
                    <wpg:wgp>
                      <wpg:cNvGrpSpPr/>
                      <wpg:grpSpPr>
                        <a:xfrm>
                          <a:off x="0" y="0"/>
                          <a:ext cx="5664200" cy="2552700"/>
                          <a:chOff x="0" y="0"/>
                          <a:chExt cx="5664200" cy="2552700"/>
                        </a:xfrm>
                      </wpg:grpSpPr>
                      <pic:pic xmlns:pic="http://schemas.openxmlformats.org/drawingml/2006/picture">
                        <pic:nvPicPr>
                          <pic:cNvPr id="2053992836" name="Picture 7" descr="A screenshot of a graph&#10;&#10;AI-generated content may be incorrect."/>
                          <pic:cNvPicPr>
                            <a:picLocks noChangeAspect="1"/>
                          </pic:cNvPicPr>
                        </pic:nvPicPr>
                        <pic:blipFill rotWithShape="1">
                          <a:blip r:embed="rId8" cstate="print">
                            <a:clrChange>
                              <a:clrFrom>
                                <a:srgbClr val="EBEBEB"/>
                              </a:clrFrom>
                              <a:clrTo>
                                <a:srgbClr val="EBEBEB">
                                  <a:alpha val="0"/>
                                </a:srgbClr>
                              </a:clrTo>
                            </a:clrChange>
                            <a:extLst>
                              <a:ext uri="{28A0092B-C50C-407E-A947-70E740481C1C}">
                                <a14:useLocalDpi xmlns:a14="http://schemas.microsoft.com/office/drawing/2010/main" val="0"/>
                              </a:ext>
                            </a:extLst>
                          </a:blip>
                          <a:srcRect l="860" t="4414" r="4900"/>
                          <a:stretch/>
                        </pic:blipFill>
                        <pic:spPr bwMode="auto">
                          <a:xfrm>
                            <a:off x="0" y="0"/>
                            <a:ext cx="5664200" cy="2552700"/>
                          </a:xfrm>
                          <a:prstGeom prst="rect">
                            <a:avLst/>
                          </a:prstGeom>
                          <a:noFill/>
                          <a:ln>
                            <a:noFill/>
                          </a:ln>
                          <a:extLst>
                            <a:ext uri="{53640926-AAD7-44D8-BBD7-CCE9431645EC}">
                              <a14:shadowObscured xmlns:a14="http://schemas.microsoft.com/office/drawing/2010/main"/>
                            </a:ext>
                          </a:extLst>
                        </pic:spPr>
                      </pic:pic>
                      <wpg:grpSp>
                        <wpg:cNvPr id="1978264786" name="Group 10"/>
                        <wpg:cNvGrpSpPr/>
                        <wpg:grpSpPr>
                          <a:xfrm>
                            <a:off x="256032" y="73152"/>
                            <a:ext cx="231470" cy="2128622"/>
                            <a:chOff x="0" y="0"/>
                            <a:chExt cx="231470" cy="2128622"/>
                          </a:xfrm>
                        </wpg:grpSpPr>
                        <wps:wsp>
                          <wps:cNvPr id="1800784131" name="Text Box 15"/>
                          <wps:cNvSpPr txBox="1">
                            <a:spLocks/>
                          </wps:cNvSpPr>
                          <wps:spPr>
                            <a:xfrm>
                              <a:off x="7315" y="0"/>
                              <a:ext cx="224155" cy="241300"/>
                            </a:xfrm>
                            <a:prstGeom prst="rect">
                              <a:avLst/>
                            </a:prstGeom>
                            <a:noFill/>
                            <a:ln w="6350">
                              <a:noFill/>
                            </a:ln>
                          </wps:spPr>
                          <wps:txbx>
                            <w:txbxContent>
                              <w:p w14:paraId="6B77686E" w14:textId="77777777" w:rsidR="00BA7874" w:rsidRPr="00231B01" w:rsidRDefault="00BA7874" w:rsidP="00BA7874">
                                <w:pPr>
                                  <w:rPr>
                                    <w:b/>
                                    <w:bCs/>
                                    <w:lang w:val="en-GB"/>
                                  </w:rPr>
                                </w:pPr>
                                <w:r w:rsidRPr="00231B01">
                                  <w:rPr>
                                    <w:b/>
                                    <w:bCs/>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336745" name="Text Box 16"/>
                          <wps:cNvSpPr txBox="1">
                            <a:spLocks/>
                          </wps:cNvSpPr>
                          <wps:spPr>
                            <a:xfrm>
                              <a:off x="7315" y="475488"/>
                              <a:ext cx="224155" cy="241300"/>
                            </a:xfrm>
                            <a:prstGeom prst="rect">
                              <a:avLst/>
                            </a:prstGeom>
                            <a:noFill/>
                            <a:ln w="6350">
                              <a:noFill/>
                            </a:ln>
                          </wps:spPr>
                          <wps:txbx>
                            <w:txbxContent>
                              <w:p w14:paraId="7294F537" w14:textId="77777777" w:rsidR="00BA7874" w:rsidRPr="00231B01" w:rsidRDefault="00BA7874" w:rsidP="00BA7874">
                                <w:pPr>
                                  <w:rPr>
                                    <w:b/>
                                    <w:bCs/>
                                    <w:lang w:val="en-GB"/>
                                  </w:rPr>
                                </w:pPr>
                                <w:r>
                                  <w:rPr>
                                    <w:b/>
                                    <w:bCs/>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426210" name="Text Box 17"/>
                          <wps:cNvSpPr txBox="1">
                            <a:spLocks/>
                          </wps:cNvSpPr>
                          <wps:spPr>
                            <a:xfrm>
                              <a:off x="7315" y="943661"/>
                              <a:ext cx="224155" cy="241300"/>
                            </a:xfrm>
                            <a:prstGeom prst="rect">
                              <a:avLst/>
                            </a:prstGeom>
                            <a:noFill/>
                            <a:ln w="6350">
                              <a:noFill/>
                            </a:ln>
                          </wps:spPr>
                          <wps:txbx>
                            <w:txbxContent>
                              <w:p w14:paraId="4F8211B0" w14:textId="77777777" w:rsidR="00BA7874" w:rsidRPr="00231B01" w:rsidRDefault="00BA7874" w:rsidP="00BA7874">
                                <w:pPr>
                                  <w:rPr>
                                    <w:b/>
                                    <w:bCs/>
                                    <w:lang w:val="en-GB"/>
                                  </w:rPr>
                                </w:pPr>
                                <w:r>
                                  <w:rPr>
                                    <w:b/>
                                    <w:bCs/>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7771" name="Text Box 18"/>
                          <wps:cNvSpPr txBox="1">
                            <a:spLocks/>
                          </wps:cNvSpPr>
                          <wps:spPr>
                            <a:xfrm>
                              <a:off x="0" y="1419149"/>
                              <a:ext cx="224155" cy="241300"/>
                            </a:xfrm>
                            <a:prstGeom prst="rect">
                              <a:avLst/>
                            </a:prstGeom>
                            <a:noFill/>
                            <a:ln w="6350">
                              <a:noFill/>
                            </a:ln>
                          </wps:spPr>
                          <wps:txbx>
                            <w:txbxContent>
                              <w:p w14:paraId="6BE0653B" w14:textId="77777777" w:rsidR="00BA7874" w:rsidRPr="00231B01" w:rsidRDefault="00BA7874" w:rsidP="00BA7874">
                                <w:pPr>
                                  <w:rPr>
                                    <w:b/>
                                    <w:bCs/>
                                    <w:lang w:val="en-GB"/>
                                  </w:rPr>
                                </w:pPr>
                                <w:r>
                                  <w:rPr>
                                    <w:b/>
                                    <w:bCs/>
                                    <w:lang w:val="en-G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48540" name="Text Box 19"/>
                          <wps:cNvSpPr txBox="1">
                            <a:spLocks/>
                          </wps:cNvSpPr>
                          <wps:spPr>
                            <a:xfrm>
                              <a:off x="7315" y="1887322"/>
                              <a:ext cx="224155" cy="241300"/>
                            </a:xfrm>
                            <a:prstGeom prst="rect">
                              <a:avLst/>
                            </a:prstGeom>
                            <a:noFill/>
                            <a:ln w="6350">
                              <a:noFill/>
                            </a:ln>
                          </wps:spPr>
                          <wps:txbx>
                            <w:txbxContent>
                              <w:p w14:paraId="68B60746" w14:textId="77777777" w:rsidR="00BA7874" w:rsidRPr="00231B01" w:rsidRDefault="00BA7874" w:rsidP="00BA7874">
                                <w:pPr>
                                  <w:rPr>
                                    <w:b/>
                                    <w:bCs/>
                                    <w:lang w:val="en-GB"/>
                                  </w:rPr>
                                </w:pPr>
                                <w:r>
                                  <w:rPr>
                                    <w:b/>
                                    <w:bCs/>
                                    <w:lang w:val="en-G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D93099B" id="Group 11" o:spid="_x0000_s1028" style="position:absolute;left:0;text-align:left;margin-left:-27.1pt;margin-top:19.9pt;width:446pt;height:201pt;z-index:251660288" coordsize="56642,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A screenshot of a graph&#10;&#10;AI-generated content may be incorrect." style="position:absolute;width:56642;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">
                  <v:imagedata r:id="rId9" o:title="A screenshot of a graph&#10;&#10;AI-generated content may be incorrect" croptop="2893f" cropleft="564f" cropright="3211f" chromakey="#ebebeb"/>
                </v:shape>
                <v:group id="_x0000_s1030" style="position:absolute;left:2560;top:731;width:2315;height:21286" coordsize="2314,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">
                  <v:shape id="Text Box 15" o:spid="_x0000_s1031" type="#_x0000_t202" style="position:absolute;left:73;width:224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" filled="f" stroked="f" strokeweight=".5pt">
                    <v:textbox>
                      <w:txbxContent>
                        <w:p w14:paraId="6B77686E" w14:textId="77777777" w:rsidR="00BA7874" w:rsidRPr="00231B01" w:rsidRDefault="00BA7874" w:rsidP="00BA7874">
                          <w:pPr>
                            <w:rPr>
                              <w:b/>
                              <w:bCs/>
                              <w:lang w:val="en-GB"/>
                            </w:rPr>
                          </w:pPr>
                          <w:r w:rsidRPr="00231B01">
                            <w:rPr>
                              <w:b/>
                              <w:bCs/>
                              <w:lang w:val="en-GB"/>
                            </w:rPr>
                            <w:t>a</w:t>
                          </w:r>
                        </w:p>
                      </w:txbxContent>
                    </v:textbox>
                  </v:shape>
                  <v:shape id="Text Box 16" o:spid="_x0000_s1032" type="#_x0000_t202" style="position:absolute;left:73;top:4754;width:224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" filled="f" stroked="f" strokeweight=".5pt">
                    <v:textbox>
                      <w:txbxContent>
                        <w:p w14:paraId="7294F537" w14:textId="77777777" w:rsidR="00BA7874" w:rsidRPr="00231B01" w:rsidRDefault="00BA7874" w:rsidP="00BA7874">
                          <w:pPr>
                            <w:rPr>
                              <w:b/>
                              <w:bCs/>
                              <w:lang w:val="en-GB"/>
                            </w:rPr>
                          </w:pPr>
                          <w:r>
                            <w:rPr>
                              <w:b/>
                              <w:bCs/>
                              <w:lang w:val="en-GB"/>
                            </w:rPr>
                            <w:t>b</w:t>
                          </w:r>
                        </w:p>
                      </w:txbxContent>
                    </v:textbox>
                  </v:shape>
                  <v:shape id="Text Box 17" o:spid="_x0000_s1033" type="#_x0000_t202" style="position:absolute;left:73;top:9436;width:224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" filled="f" stroked="f" strokeweight=".5pt">
                    <v:textbox>
                      <w:txbxContent>
                        <w:p w14:paraId="4F8211B0" w14:textId="77777777" w:rsidR="00BA7874" w:rsidRPr="00231B01" w:rsidRDefault="00BA7874" w:rsidP="00BA7874">
                          <w:pPr>
                            <w:rPr>
                              <w:b/>
                              <w:bCs/>
                              <w:lang w:val="en-GB"/>
                            </w:rPr>
                          </w:pPr>
                          <w:r>
                            <w:rPr>
                              <w:b/>
                              <w:bCs/>
                              <w:lang w:val="en-GB"/>
                            </w:rPr>
                            <w:t>c</w:t>
                          </w:r>
                        </w:p>
                      </w:txbxContent>
                    </v:textbox>
                  </v:shape>
                  <v:shape id="_x0000_s1034" type="#_x0000_t202" style="position:absolute;top:14191;width:224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" filled="f" stroked="f" strokeweight=".5pt">
                    <v:textbox>
                      <w:txbxContent>
                        <w:p w14:paraId="6BE0653B" w14:textId="77777777" w:rsidR="00BA7874" w:rsidRPr="00231B01" w:rsidRDefault="00BA7874" w:rsidP="00BA7874">
                          <w:pPr>
                            <w:rPr>
                              <w:b/>
                              <w:bCs/>
                              <w:lang w:val="en-GB"/>
                            </w:rPr>
                          </w:pPr>
                          <w:r>
                            <w:rPr>
                              <w:b/>
                              <w:bCs/>
                              <w:lang w:val="en-GB"/>
                            </w:rPr>
                            <w:t>d</w:t>
                          </w:r>
                        </w:p>
                      </w:txbxContent>
                    </v:textbox>
                  </v:shape>
                  <v:shape id="Text Box 19" o:spid="_x0000_s1035" type="#_x0000_t202" style="position:absolute;left:73;top:18873;width:224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" filled="f" stroked="f" strokeweight=".5pt">
                    <v:textbox>
                      <w:txbxContent>
                        <w:p w14:paraId="68B60746" w14:textId="77777777" w:rsidR="00BA7874" w:rsidRPr="00231B01" w:rsidRDefault="00BA7874" w:rsidP="00BA7874">
                          <w:pPr>
                            <w:rPr>
                              <w:b/>
                              <w:bCs/>
                              <w:lang w:val="en-GB"/>
                            </w:rPr>
                          </w:pPr>
                          <w:r>
                            <w:rPr>
                              <w:b/>
                              <w:bCs/>
                              <w:lang w:val="en-GB"/>
                            </w:rPr>
                            <w:t>e</w:t>
                          </w:r>
                        </w:p>
                      </w:txbxContent>
                    </v:textbox>
                  </v:shape>
                </v:group>
              </v:group>
            </w:pict>
          </mc:Fallback>
        </mc:AlternateContent>
      </w:r>
    </w:p>
    <w:p w14:paraId="6A497402" w14:textId="0E4738AB" w:rsidR="00BA7874" w:rsidRDefault="00151CAC" w:rsidP="00BA7874">
      <w:pPr>
        <w:rPr>
          <w:rStyle w:val="OmersStyle1Char"/>
          <w:b/>
          <w:sz w:val="26"/>
          <w:szCs w:val="26"/>
        </w:rPr>
      </w:pPr>
      <w:bookmarkStart w:id="5" w:name="_Toc170138045"/>
      <w:r>
        <w:rPr>
          <w:noProof/>
        </w:rPr>
        <mc:AlternateContent>
          <mc:Choice Requires="wps">
            <w:drawing>
              <wp:anchor distT="0" distB="0" distL="114300" distR="114300" simplePos="0" relativeHeight="251659264" behindDoc="0" locked="0" layoutInCell="1" allowOverlap="1" wp14:anchorId="67D961EC" wp14:editId="6FE4FCBB">
                <wp:simplePos x="0" y="0"/>
                <wp:positionH relativeFrom="margin">
                  <wp:posOffset>-251460</wp:posOffset>
                </wp:positionH>
                <wp:positionV relativeFrom="paragraph">
                  <wp:posOffset>2381885</wp:posOffset>
                </wp:positionV>
                <wp:extent cx="5638800" cy="545465"/>
                <wp:effectExtent l="0" t="0" r="0" b="6985"/>
                <wp:wrapSquare wrapText="bothSides"/>
                <wp:docPr id="103930945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8800" cy="545465"/>
                        </a:xfrm>
                        <a:prstGeom prst="rect">
                          <a:avLst/>
                        </a:prstGeom>
                        <a:solidFill>
                          <a:prstClr val="white"/>
                        </a:solidFill>
                        <a:ln>
                          <a:noFill/>
                        </a:ln>
                      </wps:spPr>
                      <wps:txbx>
                        <w:txbxContent>
                          <w:p w14:paraId="50E7FA65" w14:textId="77777777" w:rsidR="00BA7874" w:rsidRPr="00542139" w:rsidRDefault="00BA7874" w:rsidP="00BA7874">
                            <w:pPr>
                              <w:pStyle w:val="Caption"/>
                              <w:jc w:val="both"/>
                              <w:rPr>
                                <w:rFonts w:cstheme="minorHAnsi"/>
                                <w:i w:val="0"/>
                                <w:iCs w:val="0"/>
                                <w:noProof/>
                                <w:color w:val="auto"/>
                                <w:shd w:val="clear" w:color="auto" w:fill="FFFFFF"/>
                                <w:rtl/>
                                <w:lang w:val="en-GB"/>
                              </w:rPr>
                            </w:pPr>
                            <w:bookmarkStart w:id="6" w:name="_Toc167225606"/>
                            <w:r w:rsidRPr="00542139">
                              <w:rPr>
                                <w:b/>
                                <w:bCs/>
                                <w:i w:val="0"/>
                                <w:iCs w:val="0"/>
                                <w:color w:val="auto"/>
                              </w:rPr>
                              <w:t xml:space="preserve">Figure </w:t>
                            </w:r>
                            <w:r>
                              <w:rPr>
                                <w:b/>
                                <w:bCs/>
                                <w:i w:val="0"/>
                                <w:iCs w:val="0"/>
                                <w:color w:val="auto"/>
                                <w:lang w:val="en-US"/>
                              </w:rPr>
                              <w:t>S1</w:t>
                            </w:r>
                            <w:r w:rsidRPr="00542139">
                              <w:rPr>
                                <w:i w:val="0"/>
                                <w:iCs w:val="0"/>
                                <w:color w:val="auto"/>
                                <w:lang w:val="en-GB"/>
                              </w:rPr>
                              <w:t xml:space="preserve"> </w:t>
                            </w:r>
                            <w:r>
                              <w:rPr>
                                <w:i w:val="0"/>
                                <w:iCs w:val="0"/>
                                <w:color w:val="auto"/>
                                <w:lang w:val="en-GB"/>
                              </w:rPr>
                              <w:t>An example of</w:t>
                            </w:r>
                            <w:r w:rsidRPr="00542139">
                              <w:rPr>
                                <w:i w:val="0"/>
                                <w:iCs w:val="0"/>
                                <w:color w:val="auto"/>
                                <w:lang w:val="en-GB"/>
                              </w:rPr>
                              <w:t xml:space="preserve"> </w:t>
                            </w:r>
                            <w:r>
                              <w:rPr>
                                <w:i w:val="0"/>
                                <w:iCs w:val="0"/>
                                <w:color w:val="auto"/>
                                <w:lang w:val="en-GB"/>
                              </w:rPr>
                              <w:t xml:space="preserve">total ion </w:t>
                            </w:r>
                            <w:r w:rsidRPr="00542139">
                              <w:rPr>
                                <w:i w:val="0"/>
                                <w:iCs w:val="0"/>
                                <w:color w:val="auto"/>
                                <w:lang w:val="en-GB"/>
                              </w:rPr>
                              <w:t>chromatogram</w:t>
                            </w:r>
                            <w:r w:rsidRPr="00542139">
                              <w:rPr>
                                <w:i w:val="0"/>
                                <w:iCs w:val="0"/>
                                <w:noProof/>
                                <w:color w:val="auto"/>
                                <w:lang w:val="en-GB"/>
                              </w:rPr>
                              <w:t xml:space="preserve"> of samples from the three groups, QC and the solvent runs</w:t>
                            </w:r>
                            <w:r>
                              <w:rPr>
                                <w:i w:val="0"/>
                                <w:iCs w:val="0"/>
                                <w:noProof/>
                                <w:color w:val="auto"/>
                                <w:lang w:val="en-GB"/>
                              </w:rPr>
                              <w:t>;</w:t>
                            </w:r>
                            <w:r w:rsidRPr="00542139">
                              <w:rPr>
                                <w:i w:val="0"/>
                                <w:iCs w:val="0"/>
                                <w:noProof/>
                                <w:color w:val="auto"/>
                                <w:lang w:val="en-GB"/>
                              </w:rPr>
                              <w:t xml:space="preserve"> a) sample form the healthy group</w:t>
                            </w:r>
                            <w:r>
                              <w:rPr>
                                <w:i w:val="0"/>
                                <w:iCs w:val="0"/>
                                <w:noProof/>
                                <w:color w:val="auto"/>
                                <w:lang w:val="en-GB"/>
                              </w:rPr>
                              <w:t>;</w:t>
                            </w:r>
                            <w:r w:rsidRPr="00542139">
                              <w:rPr>
                                <w:i w:val="0"/>
                                <w:iCs w:val="0"/>
                                <w:noProof/>
                                <w:color w:val="auto"/>
                                <w:lang w:val="en-GB"/>
                              </w:rPr>
                              <w:t xml:space="preserve"> b) sample from the</w:t>
                            </w:r>
                            <w:r w:rsidRPr="00542139">
                              <w:rPr>
                                <w:i w:val="0"/>
                                <w:iCs w:val="0"/>
                                <w:color w:val="auto"/>
                              </w:rPr>
                              <w:t xml:space="preserve"> </w:t>
                            </w:r>
                            <w:r w:rsidRPr="00542139">
                              <w:rPr>
                                <w:i w:val="0"/>
                                <w:iCs w:val="0"/>
                                <w:noProof/>
                                <w:color w:val="auto"/>
                                <w:lang w:val="en-GB"/>
                              </w:rPr>
                              <w:t>ulcerative colitis patient</w:t>
                            </w:r>
                            <w:r>
                              <w:rPr>
                                <w:i w:val="0"/>
                                <w:iCs w:val="0"/>
                                <w:noProof/>
                                <w:color w:val="auto"/>
                                <w:lang w:val="en-GB"/>
                              </w:rPr>
                              <w:t xml:space="preserve">; </w:t>
                            </w:r>
                            <w:r w:rsidRPr="00542139">
                              <w:rPr>
                                <w:i w:val="0"/>
                                <w:iCs w:val="0"/>
                                <w:noProof/>
                                <w:color w:val="auto"/>
                                <w:lang w:val="en-GB"/>
                              </w:rPr>
                              <w:t>c</w:t>
                            </w:r>
                            <w:r>
                              <w:rPr>
                                <w:i w:val="0"/>
                                <w:iCs w:val="0"/>
                                <w:noProof/>
                                <w:color w:val="auto"/>
                                <w:lang w:val="en-GB"/>
                              </w:rPr>
                              <w:t>)</w:t>
                            </w:r>
                            <w:r w:rsidRPr="00542139">
                              <w:rPr>
                                <w:i w:val="0"/>
                                <w:iCs w:val="0"/>
                                <w:noProof/>
                                <w:color w:val="auto"/>
                                <w:lang w:val="en-GB"/>
                              </w:rPr>
                              <w:t xml:space="preserve"> Sample from Crhon’s disease patient</w:t>
                            </w:r>
                            <w:r>
                              <w:rPr>
                                <w:i w:val="0"/>
                                <w:iCs w:val="0"/>
                                <w:noProof/>
                                <w:color w:val="auto"/>
                                <w:lang w:val="en-GB"/>
                              </w:rPr>
                              <w:t>;</w:t>
                            </w:r>
                            <w:r w:rsidRPr="00542139">
                              <w:rPr>
                                <w:i w:val="0"/>
                                <w:iCs w:val="0"/>
                                <w:noProof/>
                                <w:color w:val="auto"/>
                                <w:lang w:val="en-GB"/>
                              </w:rPr>
                              <w:t xml:space="preserve"> d) mix from all the samples as quality control- QC</w:t>
                            </w:r>
                            <w:r>
                              <w:rPr>
                                <w:i w:val="0"/>
                                <w:iCs w:val="0"/>
                                <w:noProof/>
                                <w:color w:val="auto"/>
                                <w:lang w:val="en-GB"/>
                              </w:rPr>
                              <w:t>;</w:t>
                            </w:r>
                            <w:r w:rsidRPr="00542139">
                              <w:rPr>
                                <w:i w:val="0"/>
                                <w:iCs w:val="0"/>
                                <w:noProof/>
                                <w:color w:val="auto"/>
                                <w:lang w:val="en-GB"/>
                              </w:rPr>
                              <w:t xml:space="preserve"> e) sample from the solvents as negative control.</w:t>
                            </w:r>
                            <w:bookmarkEnd w:id="6"/>
                            <w:r w:rsidRPr="00542139">
                              <w:rPr>
                                <w:i w:val="0"/>
                                <w:iCs w:val="0"/>
                                <w:noProof/>
                                <w:color w:val="auto"/>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7D961EC" id="Text Box 14" o:spid="_x0000_s1036" type="#_x0000_t202" style="position:absolute;margin-left:-19.8pt;margin-top:187.55pt;width:444pt;height:42.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" stroked="f">
                <v:textbox style="mso-fit-shape-to-text:t" inset="0,0,0,0">
                  <w:txbxContent>
                    <w:p w14:paraId="50E7FA65" w14:textId="77777777" w:rsidR="00BA7874" w:rsidRPr="00542139" w:rsidRDefault="00BA7874" w:rsidP="00BA7874">
                      <w:pPr>
                        <w:pStyle w:val="Caption"/>
                        <w:jc w:val="both"/>
                        <w:rPr>
                          <w:rFonts w:cstheme="minorHAnsi"/>
                          <w:i w:val="0"/>
                          <w:iCs w:val="0"/>
                          <w:noProof/>
                          <w:color w:val="auto"/>
                          <w:shd w:val="clear" w:color="auto" w:fill="FFFFFF"/>
                          <w:rtl/>
                          <w:lang w:val="en-GB"/>
                        </w:rPr>
                      </w:pPr>
                      <w:bookmarkStart w:id="7" w:name="_Toc167225606"/>
                      <w:r w:rsidRPr="00542139">
                        <w:rPr>
                          <w:b/>
                          <w:bCs/>
                          <w:i w:val="0"/>
                          <w:iCs w:val="0"/>
                          <w:color w:val="auto"/>
                        </w:rPr>
                        <w:t xml:space="preserve">Figure </w:t>
                      </w:r>
                      <w:r>
                        <w:rPr>
                          <w:b/>
                          <w:bCs/>
                          <w:i w:val="0"/>
                          <w:iCs w:val="0"/>
                          <w:color w:val="auto"/>
                          <w:lang w:val="en-US"/>
                        </w:rPr>
                        <w:t>S1</w:t>
                      </w:r>
                      <w:r w:rsidRPr="00542139">
                        <w:rPr>
                          <w:i w:val="0"/>
                          <w:iCs w:val="0"/>
                          <w:color w:val="auto"/>
                          <w:lang w:val="en-GB"/>
                        </w:rPr>
                        <w:t xml:space="preserve"> </w:t>
                      </w:r>
                      <w:r>
                        <w:rPr>
                          <w:i w:val="0"/>
                          <w:iCs w:val="0"/>
                          <w:color w:val="auto"/>
                          <w:lang w:val="en-GB"/>
                        </w:rPr>
                        <w:t>An example of</w:t>
                      </w:r>
                      <w:r w:rsidRPr="00542139">
                        <w:rPr>
                          <w:i w:val="0"/>
                          <w:iCs w:val="0"/>
                          <w:color w:val="auto"/>
                          <w:lang w:val="en-GB"/>
                        </w:rPr>
                        <w:t xml:space="preserve"> </w:t>
                      </w:r>
                      <w:r>
                        <w:rPr>
                          <w:i w:val="0"/>
                          <w:iCs w:val="0"/>
                          <w:color w:val="auto"/>
                          <w:lang w:val="en-GB"/>
                        </w:rPr>
                        <w:t xml:space="preserve">total ion </w:t>
                      </w:r>
                      <w:r w:rsidRPr="00542139">
                        <w:rPr>
                          <w:i w:val="0"/>
                          <w:iCs w:val="0"/>
                          <w:color w:val="auto"/>
                          <w:lang w:val="en-GB"/>
                        </w:rPr>
                        <w:t>chromatogram</w:t>
                      </w:r>
                      <w:r w:rsidRPr="00542139">
                        <w:rPr>
                          <w:i w:val="0"/>
                          <w:iCs w:val="0"/>
                          <w:noProof/>
                          <w:color w:val="auto"/>
                          <w:lang w:val="en-GB"/>
                        </w:rPr>
                        <w:t xml:space="preserve"> of samples from the three groups, QC and the solvent runs</w:t>
                      </w:r>
                      <w:r>
                        <w:rPr>
                          <w:i w:val="0"/>
                          <w:iCs w:val="0"/>
                          <w:noProof/>
                          <w:color w:val="auto"/>
                          <w:lang w:val="en-GB"/>
                        </w:rPr>
                        <w:t>;</w:t>
                      </w:r>
                      <w:r w:rsidRPr="00542139">
                        <w:rPr>
                          <w:i w:val="0"/>
                          <w:iCs w:val="0"/>
                          <w:noProof/>
                          <w:color w:val="auto"/>
                          <w:lang w:val="en-GB"/>
                        </w:rPr>
                        <w:t xml:space="preserve"> a) sample form the healthy group</w:t>
                      </w:r>
                      <w:r>
                        <w:rPr>
                          <w:i w:val="0"/>
                          <w:iCs w:val="0"/>
                          <w:noProof/>
                          <w:color w:val="auto"/>
                          <w:lang w:val="en-GB"/>
                        </w:rPr>
                        <w:t>;</w:t>
                      </w:r>
                      <w:r w:rsidRPr="00542139">
                        <w:rPr>
                          <w:i w:val="0"/>
                          <w:iCs w:val="0"/>
                          <w:noProof/>
                          <w:color w:val="auto"/>
                          <w:lang w:val="en-GB"/>
                        </w:rPr>
                        <w:t xml:space="preserve"> b) sample from the</w:t>
                      </w:r>
                      <w:r w:rsidRPr="00542139">
                        <w:rPr>
                          <w:i w:val="0"/>
                          <w:iCs w:val="0"/>
                          <w:color w:val="auto"/>
                        </w:rPr>
                        <w:t xml:space="preserve"> </w:t>
                      </w:r>
                      <w:r w:rsidRPr="00542139">
                        <w:rPr>
                          <w:i w:val="0"/>
                          <w:iCs w:val="0"/>
                          <w:noProof/>
                          <w:color w:val="auto"/>
                          <w:lang w:val="en-GB"/>
                        </w:rPr>
                        <w:t>ulcerative colitis patient</w:t>
                      </w:r>
                      <w:r>
                        <w:rPr>
                          <w:i w:val="0"/>
                          <w:iCs w:val="0"/>
                          <w:noProof/>
                          <w:color w:val="auto"/>
                          <w:lang w:val="en-GB"/>
                        </w:rPr>
                        <w:t xml:space="preserve">; </w:t>
                      </w:r>
                      <w:r w:rsidRPr="00542139">
                        <w:rPr>
                          <w:i w:val="0"/>
                          <w:iCs w:val="0"/>
                          <w:noProof/>
                          <w:color w:val="auto"/>
                          <w:lang w:val="en-GB"/>
                        </w:rPr>
                        <w:t>c</w:t>
                      </w:r>
                      <w:r>
                        <w:rPr>
                          <w:i w:val="0"/>
                          <w:iCs w:val="0"/>
                          <w:noProof/>
                          <w:color w:val="auto"/>
                          <w:lang w:val="en-GB"/>
                        </w:rPr>
                        <w:t>)</w:t>
                      </w:r>
                      <w:r w:rsidRPr="00542139">
                        <w:rPr>
                          <w:i w:val="0"/>
                          <w:iCs w:val="0"/>
                          <w:noProof/>
                          <w:color w:val="auto"/>
                          <w:lang w:val="en-GB"/>
                        </w:rPr>
                        <w:t xml:space="preserve"> Sample from Crhon’s disease patient</w:t>
                      </w:r>
                      <w:r>
                        <w:rPr>
                          <w:i w:val="0"/>
                          <w:iCs w:val="0"/>
                          <w:noProof/>
                          <w:color w:val="auto"/>
                          <w:lang w:val="en-GB"/>
                        </w:rPr>
                        <w:t>;</w:t>
                      </w:r>
                      <w:r w:rsidRPr="00542139">
                        <w:rPr>
                          <w:i w:val="0"/>
                          <w:iCs w:val="0"/>
                          <w:noProof/>
                          <w:color w:val="auto"/>
                          <w:lang w:val="en-GB"/>
                        </w:rPr>
                        <w:t xml:space="preserve"> d) mix from all the samples as quality control- QC</w:t>
                      </w:r>
                      <w:r>
                        <w:rPr>
                          <w:i w:val="0"/>
                          <w:iCs w:val="0"/>
                          <w:noProof/>
                          <w:color w:val="auto"/>
                          <w:lang w:val="en-GB"/>
                        </w:rPr>
                        <w:t>;</w:t>
                      </w:r>
                      <w:r w:rsidRPr="00542139">
                        <w:rPr>
                          <w:i w:val="0"/>
                          <w:iCs w:val="0"/>
                          <w:noProof/>
                          <w:color w:val="auto"/>
                          <w:lang w:val="en-GB"/>
                        </w:rPr>
                        <w:t xml:space="preserve"> e) sample from the solvents as negative control.</w:t>
                      </w:r>
                      <w:bookmarkEnd w:id="7"/>
                      <w:r w:rsidRPr="00542139">
                        <w:rPr>
                          <w:i w:val="0"/>
                          <w:iCs w:val="0"/>
                          <w:noProof/>
                          <w:color w:val="auto"/>
                          <w:lang w:val="en-GB"/>
                        </w:rPr>
                        <w:t xml:space="preserve"> </w:t>
                      </w:r>
                    </w:p>
                  </w:txbxContent>
                </v:textbox>
                <w10:wrap type="square" anchorx="margin"/>
              </v:shape>
            </w:pict>
          </mc:Fallback>
        </mc:AlternateContent>
      </w:r>
      <w:r w:rsidR="00BA7874">
        <w:rPr>
          <w:rStyle w:val="OmersStyle1Char"/>
          <w:sz w:val="26"/>
          <w:szCs w:val="26"/>
        </w:rPr>
        <w:br w:type="page"/>
      </w:r>
    </w:p>
    <w:p w14:paraId="1EF45715" w14:textId="77777777" w:rsidR="00BA7874" w:rsidRPr="006D30FD" w:rsidRDefault="00BA7874" w:rsidP="00BA7874">
      <w:pPr>
        <w:pStyle w:val="OmersStyle1"/>
        <w:rPr>
          <w:rStyle w:val="OmersStyle1Char"/>
          <w:sz w:val="26"/>
          <w:szCs w:val="26"/>
        </w:rPr>
      </w:pPr>
      <w:r>
        <w:rPr>
          <w:noProof/>
        </w:rPr>
        <w:lastRenderedPageBreak/>
        <mc:AlternateContent>
          <mc:Choice Requires="wps">
            <w:drawing>
              <wp:anchor distT="0" distB="0" distL="114300" distR="114300" simplePos="0" relativeHeight="251665408" behindDoc="0" locked="0" layoutInCell="1" allowOverlap="1" wp14:anchorId="41BFD9DC" wp14:editId="78159812">
                <wp:simplePos x="0" y="0"/>
                <wp:positionH relativeFrom="margin">
                  <wp:align>right</wp:align>
                </wp:positionH>
                <wp:positionV relativeFrom="paragraph">
                  <wp:posOffset>3181350</wp:posOffset>
                </wp:positionV>
                <wp:extent cx="5727700" cy="405765"/>
                <wp:effectExtent l="0" t="0" r="6350" b="0"/>
                <wp:wrapTopAndBottom/>
                <wp:docPr id="18730114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0" cy="405765"/>
                        </a:xfrm>
                        <a:prstGeom prst="rect">
                          <a:avLst/>
                        </a:prstGeom>
                        <a:solidFill>
                          <a:prstClr val="white"/>
                        </a:solidFill>
                        <a:ln>
                          <a:noFill/>
                        </a:ln>
                      </wps:spPr>
                      <wps:txbx>
                        <w:txbxContent>
                          <w:p w14:paraId="69815F2F" w14:textId="77777777" w:rsidR="00BA7874" w:rsidRPr="004E051B" w:rsidRDefault="00BA7874" w:rsidP="00BA7874">
                            <w:pPr>
                              <w:pStyle w:val="Caption"/>
                              <w:rPr>
                                <w:rFonts w:cstheme="minorHAnsi"/>
                                <w:i w:val="0"/>
                                <w:iCs w:val="0"/>
                                <w:color w:val="auto"/>
                                <w:shd w:val="clear" w:color="auto" w:fill="FFFFFF"/>
                                <w:lang w:val="en-GB"/>
                              </w:rPr>
                            </w:pPr>
                            <w:bookmarkStart w:id="8" w:name="_Toc167225609"/>
                            <w:r w:rsidRPr="004E051B">
                              <w:rPr>
                                <w:b/>
                                <w:bCs/>
                                <w:i w:val="0"/>
                                <w:iCs w:val="0"/>
                                <w:color w:val="auto"/>
                              </w:rPr>
                              <w:t xml:space="preserve">Figure </w:t>
                            </w:r>
                            <w:r>
                              <w:rPr>
                                <w:b/>
                                <w:bCs/>
                                <w:i w:val="0"/>
                                <w:iCs w:val="0"/>
                                <w:color w:val="auto"/>
                                <w:lang w:val="en-US"/>
                              </w:rPr>
                              <w:t>S2</w:t>
                            </w:r>
                            <w:r w:rsidRPr="004E051B">
                              <w:rPr>
                                <w:i w:val="0"/>
                                <w:iCs w:val="0"/>
                                <w:color w:val="auto"/>
                                <w:lang w:val="en-GB"/>
                              </w:rPr>
                              <w:t xml:space="preserve"> MS</w:t>
                            </w:r>
                            <w:r w:rsidRPr="004E051B">
                              <w:rPr>
                                <w:i w:val="0"/>
                                <w:iCs w:val="0"/>
                                <w:color w:val="auto"/>
                                <w:vertAlign w:val="superscript"/>
                                <w:lang w:val="en-GB"/>
                              </w:rPr>
                              <w:t>2</w:t>
                            </w:r>
                            <w:r w:rsidRPr="004E051B">
                              <w:rPr>
                                <w:i w:val="0"/>
                                <w:iCs w:val="0"/>
                                <w:color w:val="auto"/>
                                <w:lang w:val="en-GB"/>
                              </w:rPr>
                              <w:t xml:space="preserve"> spectra for the chromatogram peaks shown in figure 9</w:t>
                            </w:r>
                            <w:r>
                              <w:rPr>
                                <w:i w:val="0"/>
                                <w:iCs w:val="0"/>
                                <w:color w:val="auto"/>
                                <w:lang w:val="en-GB"/>
                              </w:rPr>
                              <w:t>;</w:t>
                            </w:r>
                            <w:r w:rsidRPr="004E051B">
                              <w:rPr>
                                <w:i w:val="0"/>
                                <w:iCs w:val="0"/>
                                <w:color w:val="auto"/>
                                <w:lang w:val="en-GB"/>
                              </w:rPr>
                              <w:t xml:space="preserve"> a)</w:t>
                            </w:r>
                            <w:r w:rsidRPr="004E051B">
                              <w:rPr>
                                <w:i w:val="0"/>
                                <w:iCs w:val="0"/>
                                <w:noProof/>
                                <w:color w:val="auto"/>
                                <w:lang w:val="en-GB"/>
                              </w:rPr>
                              <w:t xml:space="preserve"> QC Rt 5.57min</w:t>
                            </w:r>
                            <w:r>
                              <w:rPr>
                                <w:i w:val="0"/>
                                <w:iCs w:val="0"/>
                                <w:noProof/>
                                <w:color w:val="auto"/>
                                <w:lang w:val="en-GB"/>
                              </w:rPr>
                              <w:t>;</w:t>
                            </w:r>
                            <w:r w:rsidRPr="004E051B">
                              <w:rPr>
                                <w:i w:val="0"/>
                                <w:iCs w:val="0"/>
                                <w:noProof/>
                                <w:color w:val="auto"/>
                                <w:lang w:val="en-GB"/>
                              </w:rPr>
                              <w:t xml:space="preserve"> b)</w:t>
                            </w:r>
                            <w:r>
                              <w:rPr>
                                <w:i w:val="0"/>
                                <w:iCs w:val="0"/>
                                <w:noProof/>
                                <w:color w:val="auto"/>
                                <w:lang w:val="en-GB"/>
                              </w:rPr>
                              <w:t xml:space="preserve"> </w:t>
                            </w:r>
                            <w:r w:rsidRPr="004E051B">
                              <w:rPr>
                                <w:i w:val="0"/>
                                <w:iCs w:val="0"/>
                                <w:noProof/>
                                <w:color w:val="auto"/>
                                <w:lang w:val="en-GB"/>
                              </w:rPr>
                              <w:t>Stander after five days at Rt 5.64min</w:t>
                            </w:r>
                            <w:r>
                              <w:rPr>
                                <w:i w:val="0"/>
                                <w:iCs w:val="0"/>
                                <w:noProof/>
                                <w:color w:val="auto"/>
                                <w:lang w:val="en-GB"/>
                              </w:rPr>
                              <w:t>;</w:t>
                            </w:r>
                            <w:r w:rsidRPr="004E051B">
                              <w:rPr>
                                <w:i w:val="0"/>
                                <w:iCs w:val="0"/>
                                <w:noProof/>
                                <w:color w:val="auto"/>
                                <w:lang w:val="en-GB"/>
                              </w:rPr>
                              <w:t xml:space="preserve"> c)</w:t>
                            </w:r>
                            <w:r>
                              <w:rPr>
                                <w:i w:val="0"/>
                                <w:iCs w:val="0"/>
                                <w:noProof/>
                                <w:color w:val="auto"/>
                                <w:lang w:val="en-GB"/>
                              </w:rPr>
                              <w:t xml:space="preserve"> </w:t>
                            </w:r>
                            <w:r w:rsidRPr="004E051B">
                              <w:rPr>
                                <w:i w:val="0"/>
                                <w:iCs w:val="0"/>
                                <w:noProof/>
                                <w:color w:val="auto"/>
                                <w:lang w:val="en-GB"/>
                              </w:rPr>
                              <w:t>Standard after five days at Rt 7.79 min</w:t>
                            </w:r>
                            <w:r>
                              <w:rPr>
                                <w:i w:val="0"/>
                                <w:iCs w:val="0"/>
                                <w:noProof/>
                                <w:color w:val="auto"/>
                                <w:lang w:val="en-GB"/>
                              </w:rPr>
                              <w:t>;</w:t>
                            </w:r>
                            <w:r w:rsidRPr="004E051B">
                              <w:rPr>
                                <w:i w:val="0"/>
                                <w:iCs w:val="0"/>
                                <w:noProof/>
                                <w:color w:val="auto"/>
                                <w:lang w:val="en-GB"/>
                              </w:rPr>
                              <w:t xml:space="preserve"> d) standartd at Rt 7.66 without expsure to oxigen.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BFD9DC" id="Text Box 9" o:spid="_x0000_s1037" type="#_x0000_t202" style="position:absolute;left:0;text-align:left;margin-left:399.8pt;margin-top:250.5pt;width:451pt;height:31.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" stroked="f">
                <v:textbox style="mso-fit-shape-to-text:t" inset="0,0,0,0">
                  <w:txbxContent>
                    <w:p w14:paraId="69815F2F" w14:textId="77777777" w:rsidR="00BA7874" w:rsidRPr="004E051B" w:rsidRDefault="00BA7874" w:rsidP="00BA7874">
                      <w:pPr>
                        <w:pStyle w:val="Caption"/>
                        <w:rPr>
                          <w:rFonts w:cstheme="minorHAnsi"/>
                          <w:i w:val="0"/>
                          <w:iCs w:val="0"/>
                          <w:color w:val="auto"/>
                          <w:shd w:val="clear" w:color="auto" w:fill="FFFFFF"/>
                          <w:lang w:val="en-GB"/>
                        </w:rPr>
                      </w:pPr>
                      <w:bookmarkStart w:id="9" w:name="_Toc167225609"/>
                      <w:r w:rsidRPr="004E051B">
                        <w:rPr>
                          <w:b/>
                          <w:bCs/>
                          <w:i w:val="0"/>
                          <w:iCs w:val="0"/>
                          <w:color w:val="auto"/>
                        </w:rPr>
                        <w:t xml:space="preserve">Figure </w:t>
                      </w:r>
                      <w:r>
                        <w:rPr>
                          <w:b/>
                          <w:bCs/>
                          <w:i w:val="0"/>
                          <w:iCs w:val="0"/>
                          <w:color w:val="auto"/>
                          <w:lang w:val="en-US"/>
                        </w:rPr>
                        <w:t>S2</w:t>
                      </w:r>
                      <w:r w:rsidRPr="004E051B">
                        <w:rPr>
                          <w:i w:val="0"/>
                          <w:iCs w:val="0"/>
                          <w:color w:val="auto"/>
                          <w:lang w:val="en-GB"/>
                        </w:rPr>
                        <w:t xml:space="preserve"> MS</w:t>
                      </w:r>
                      <w:r w:rsidRPr="004E051B">
                        <w:rPr>
                          <w:i w:val="0"/>
                          <w:iCs w:val="0"/>
                          <w:color w:val="auto"/>
                          <w:vertAlign w:val="superscript"/>
                          <w:lang w:val="en-GB"/>
                        </w:rPr>
                        <w:t>2</w:t>
                      </w:r>
                      <w:r w:rsidRPr="004E051B">
                        <w:rPr>
                          <w:i w:val="0"/>
                          <w:iCs w:val="0"/>
                          <w:color w:val="auto"/>
                          <w:lang w:val="en-GB"/>
                        </w:rPr>
                        <w:t xml:space="preserve"> spectra for the chromatogram peaks shown in figure 9</w:t>
                      </w:r>
                      <w:r>
                        <w:rPr>
                          <w:i w:val="0"/>
                          <w:iCs w:val="0"/>
                          <w:color w:val="auto"/>
                          <w:lang w:val="en-GB"/>
                        </w:rPr>
                        <w:t>;</w:t>
                      </w:r>
                      <w:r w:rsidRPr="004E051B">
                        <w:rPr>
                          <w:i w:val="0"/>
                          <w:iCs w:val="0"/>
                          <w:color w:val="auto"/>
                          <w:lang w:val="en-GB"/>
                        </w:rPr>
                        <w:t xml:space="preserve"> a)</w:t>
                      </w:r>
                      <w:r w:rsidRPr="004E051B">
                        <w:rPr>
                          <w:i w:val="0"/>
                          <w:iCs w:val="0"/>
                          <w:noProof/>
                          <w:color w:val="auto"/>
                          <w:lang w:val="en-GB"/>
                        </w:rPr>
                        <w:t xml:space="preserve"> QC Rt 5.57min</w:t>
                      </w:r>
                      <w:r>
                        <w:rPr>
                          <w:i w:val="0"/>
                          <w:iCs w:val="0"/>
                          <w:noProof/>
                          <w:color w:val="auto"/>
                          <w:lang w:val="en-GB"/>
                        </w:rPr>
                        <w:t>;</w:t>
                      </w:r>
                      <w:r w:rsidRPr="004E051B">
                        <w:rPr>
                          <w:i w:val="0"/>
                          <w:iCs w:val="0"/>
                          <w:noProof/>
                          <w:color w:val="auto"/>
                          <w:lang w:val="en-GB"/>
                        </w:rPr>
                        <w:t xml:space="preserve"> b)</w:t>
                      </w:r>
                      <w:r>
                        <w:rPr>
                          <w:i w:val="0"/>
                          <w:iCs w:val="0"/>
                          <w:noProof/>
                          <w:color w:val="auto"/>
                          <w:lang w:val="en-GB"/>
                        </w:rPr>
                        <w:t xml:space="preserve"> </w:t>
                      </w:r>
                      <w:r w:rsidRPr="004E051B">
                        <w:rPr>
                          <w:i w:val="0"/>
                          <w:iCs w:val="0"/>
                          <w:noProof/>
                          <w:color w:val="auto"/>
                          <w:lang w:val="en-GB"/>
                        </w:rPr>
                        <w:t>Stander after five days at Rt 5.64min</w:t>
                      </w:r>
                      <w:r>
                        <w:rPr>
                          <w:i w:val="0"/>
                          <w:iCs w:val="0"/>
                          <w:noProof/>
                          <w:color w:val="auto"/>
                          <w:lang w:val="en-GB"/>
                        </w:rPr>
                        <w:t>;</w:t>
                      </w:r>
                      <w:r w:rsidRPr="004E051B">
                        <w:rPr>
                          <w:i w:val="0"/>
                          <w:iCs w:val="0"/>
                          <w:noProof/>
                          <w:color w:val="auto"/>
                          <w:lang w:val="en-GB"/>
                        </w:rPr>
                        <w:t xml:space="preserve"> c)</w:t>
                      </w:r>
                      <w:r>
                        <w:rPr>
                          <w:i w:val="0"/>
                          <w:iCs w:val="0"/>
                          <w:noProof/>
                          <w:color w:val="auto"/>
                          <w:lang w:val="en-GB"/>
                        </w:rPr>
                        <w:t xml:space="preserve"> </w:t>
                      </w:r>
                      <w:r w:rsidRPr="004E051B">
                        <w:rPr>
                          <w:i w:val="0"/>
                          <w:iCs w:val="0"/>
                          <w:noProof/>
                          <w:color w:val="auto"/>
                          <w:lang w:val="en-GB"/>
                        </w:rPr>
                        <w:t>Standard after five days at Rt 7.79 min</w:t>
                      </w:r>
                      <w:r>
                        <w:rPr>
                          <w:i w:val="0"/>
                          <w:iCs w:val="0"/>
                          <w:noProof/>
                          <w:color w:val="auto"/>
                          <w:lang w:val="en-GB"/>
                        </w:rPr>
                        <w:t>;</w:t>
                      </w:r>
                      <w:r w:rsidRPr="004E051B">
                        <w:rPr>
                          <w:i w:val="0"/>
                          <w:iCs w:val="0"/>
                          <w:noProof/>
                          <w:color w:val="auto"/>
                          <w:lang w:val="en-GB"/>
                        </w:rPr>
                        <w:t xml:space="preserve"> d) standartd at Rt 7.66 without expsure to oxigen.</w:t>
                      </w:r>
                      <w:bookmarkEnd w:id="9"/>
                    </w:p>
                  </w:txbxContent>
                </v:textbox>
                <w10:wrap type="topAndBottom" anchorx="margin"/>
              </v:shape>
            </w:pict>
          </mc:Fallback>
        </mc:AlternateContent>
      </w:r>
      <w:r>
        <w:rPr>
          <w:noProof/>
        </w:rPr>
        <mc:AlternateContent>
          <mc:Choice Requires="wpg">
            <w:drawing>
              <wp:anchor distT="0" distB="0" distL="114300" distR="114300" simplePos="0" relativeHeight="251663360" behindDoc="0" locked="0" layoutInCell="1" allowOverlap="1" wp14:anchorId="6F77F1DB" wp14:editId="7401CD69">
                <wp:simplePos x="0" y="0"/>
                <wp:positionH relativeFrom="margin">
                  <wp:posOffset>-2540</wp:posOffset>
                </wp:positionH>
                <wp:positionV relativeFrom="paragraph">
                  <wp:posOffset>3594100</wp:posOffset>
                </wp:positionV>
                <wp:extent cx="5734050" cy="3060700"/>
                <wp:effectExtent l="0" t="0" r="0" b="6350"/>
                <wp:wrapTopAndBottom/>
                <wp:docPr id="26832600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3060700"/>
                          <a:chOff x="0" y="0"/>
                          <a:chExt cx="5457190" cy="3239135"/>
                        </a:xfrm>
                      </wpg:grpSpPr>
                      <pic:pic xmlns:pic="http://schemas.openxmlformats.org/drawingml/2006/picture">
                        <pic:nvPicPr>
                          <pic:cNvPr id="886152509" name="Picture 3"/>
                          <pic:cNvPicPr>
                            <a:picLocks noChangeAspect="1"/>
                          </pic:cNvPicPr>
                        </pic:nvPicPr>
                        <pic:blipFill rotWithShape="1">
                          <a:blip r:embed="rId10" cstate="print"/>
                          <a:srcRect r="14210"/>
                          <a:stretch/>
                        </pic:blipFill>
                        <pic:spPr bwMode="auto">
                          <a:xfrm>
                            <a:off x="0" y="0"/>
                            <a:ext cx="5457190" cy="3239135"/>
                          </a:xfrm>
                          <a:prstGeom prst="rect">
                            <a:avLst/>
                          </a:prstGeom>
                          <a:ln>
                            <a:noFill/>
                          </a:ln>
                        </pic:spPr>
                      </pic:pic>
                      <wps:wsp>
                        <wps:cNvPr id="7096994" name="c"/>
                        <wps:cNvSpPr txBox="1">
                          <a:spLocks noChangeArrowheads="1"/>
                        </wps:cNvSpPr>
                        <wps:spPr bwMode="auto">
                          <a:xfrm>
                            <a:off x="488830" y="1725283"/>
                            <a:ext cx="320675" cy="295910"/>
                          </a:xfrm>
                          <a:prstGeom prst="rect">
                            <a:avLst/>
                          </a:prstGeom>
                          <a:solidFill>
                            <a:srgbClr val="FFFFFF"/>
                          </a:solidFill>
                          <a:ln w="9525">
                            <a:noFill/>
                            <a:miter lim="800000"/>
                            <a:headEnd/>
                            <a:tailEnd/>
                          </a:ln>
                        </wps:spPr>
                        <wps:txbx>
                          <w:txbxContent>
                            <w:p w14:paraId="25EEA902" w14:textId="77777777" w:rsidR="00BA7874" w:rsidRPr="00365150" w:rsidRDefault="00BA7874" w:rsidP="00BA7874">
                              <w:pPr>
                                <w:jc w:val="center"/>
                                <w:rPr>
                                  <w:b/>
                                  <w:bCs/>
                                  <w:lang w:val="en-GB"/>
                                </w:rPr>
                              </w:pPr>
                              <w:r w:rsidRPr="00365150">
                                <w:rPr>
                                  <w:b/>
                                  <w:bCs/>
                                  <w:lang w:val="en-GB"/>
                                </w:rPr>
                                <w:t>c</w:t>
                              </w:r>
                            </w:p>
                          </w:txbxContent>
                        </wps:txbx>
                        <wps:bodyPr rot="0" vert="horz" wrap="square" lIns="91440" tIns="45720" rIns="91440" bIns="45720" anchor="t" anchorCtr="0">
                          <a:noAutofit/>
                        </wps:bodyPr>
                      </wps:wsp>
                      <wps:wsp>
                        <wps:cNvPr id="1637397147" name="b"/>
                        <wps:cNvSpPr txBox="1">
                          <a:spLocks noChangeArrowheads="1"/>
                        </wps:cNvSpPr>
                        <wps:spPr bwMode="auto">
                          <a:xfrm>
                            <a:off x="488830" y="1017917"/>
                            <a:ext cx="320675" cy="295910"/>
                          </a:xfrm>
                          <a:prstGeom prst="rect">
                            <a:avLst/>
                          </a:prstGeom>
                          <a:solidFill>
                            <a:srgbClr val="FFFFFF"/>
                          </a:solidFill>
                          <a:ln w="9525">
                            <a:noFill/>
                            <a:miter lim="800000"/>
                            <a:headEnd/>
                            <a:tailEnd/>
                          </a:ln>
                        </wps:spPr>
                        <wps:txbx>
                          <w:txbxContent>
                            <w:p w14:paraId="74676ED6" w14:textId="77777777" w:rsidR="00BA7874" w:rsidRPr="00365150" w:rsidRDefault="00BA7874" w:rsidP="00BA7874">
                              <w:pPr>
                                <w:jc w:val="center"/>
                                <w:rPr>
                                  <w:b/>
                                  <w:bCs/>
                                  <w:lang w:val="en-GB"/>
                                </w:rPr>
                              </w:pPr>
                              <w:r w:rsidRPr="00365150">
                                <w:rPr>
                                  <w:b/>
                                  <w:bCs/>
                                  <w:lang w:val="en-GB"/>
                                </w:rPr>
                                <w:t>b</w:t>
                              </w:r>
                            </w:p>
                            <w:p w14:paraId="3F1403AD" w14:textId="77777777" w:rsidR="00BA7874" w:rsidRPr="00365150" w:rsidRDefault="00BA7874" w:rsidP="00BA7874">
                              <w:pPr>
                                <w:jc w:val="center"/>
                                <w:rPr>
                                  <w:b/>
                                  <w:bCs/>
                                  <w:lang w:val="en-GB"/>
                                </w:rPr>
                              </w:pPr>
                            </w:p>
                          </w:txbxContent>
                        </wps:txbx>
                        <wps:bodyPr rot="0" vert="horz" wrap="square" lIns="91440" tIns="45720" rIns="91440" bIns="45720" anchor="t" anchorCtr="0">
                          <a:noAutofit/>
                        </wps:bodyPr>
                      </wps:wsp>
                      <wps:wsp>
                        <wps:cNvPr id="583448044" name="a"/>
                        <wps:cNvSpPr txBox="1">
                          <a:spLocks noChangeArrowheads="1"/>
                        </wps:cNvSpPr>
                        <wps:spPr bwMode="auto">
                          <a:xfrm>
                            <a:off x="488830" y="310551"/>
                            <a:ext cx="320675" cy="295910"/>
                          </a:xfrm>
                          <a:prstGeom prst="rect">
                            <a:avLst/>
                          </a:prstGeom>
                          <a:solidFill>
                            <a:srgbClr val="FFFFFF"/>
                          </a:solidFill>
                          <a:ln w="9525">
                            <a:noFill/>
                            <a:miter lim="800000"/>
                            <a:headEnd/>
                            <a:tailEnd/>
                          </a:ln>
                        </wps:spPr>
                        <wps:txbx>
                          <w:txbxContent>
                            <w:p w14:paraId="40529FDB" w14:textId="77777777" w:rsidR="00BA7874" w:rsidRPr="00365150" w:rsidRDefault="00BA7874" w:rsidP="00BA7874">
                              <w:pPr>
                                <w:jc w:val="center"/>
                                <w:rPr>
                                  <w:b/>
                                  <w:bCs/>
                                </w:rPr>
                              </w:pPr>
                              <w:r w:rsidRPr="00365150">
                                <w:rPr>
                                  <w:b/>
                                  <w:bCs/>
                                </w:rPr>
                                <w:t>a</w:t>
                              </w:r>
                            </w:p>
                          </w:txbxContent>
                        </wps:txbx>
                        <wps:bodyPr rot="0" vert="horz" wrap="square" lIns="91440" tIns="45720" rIns="91440" bIns="45720" anchor="t" anchorCtr="0">
                          <a:noAutofit/>
                        </wps:bodyPr>
                      </wps:wsp>
                      <wps:wsp>
                        <wps:cNvPr id="233664056" name="d"/>
                        <wps:cNvSpPr txBox="1">
                          <a:spLocks noChangeArrowheads="1"/>
                        </wps:cNvSpPr>
                        <wps:spPr bwMode="auto">
                          <a:xfrm>
                            <a:off x="488830" y="2432649"/>
                            <a:ext cx="320675" cy="295910"/>
                          </a:xfrm>
                          <a:prstGeom prst="rect">
                            <a:avLst/>
                          </a:prstGeom>
                          <a:solidFill>
                            <a:srgbClr val="FFFFFF"/>
                          </a:solidFill>
                          <a:ln w="9525">
                            <a:noFill/>
                            <a:miter lim="800000"/>
                            <a:headEnd/>
                            <a:tailEnd/>
                          </a:ln>
                        </wps:spPr>
                        <wps:txbx>
                          <w:txbxContent>
                            <w:p w14:paraId="62EF9561" w14:textId="77777777" w:rsidR="00BA7874" w:rsidRPr="00365150" w:rsidRDefault="00BA7874" w:rsidP="00BA7874">
                              <w:pPr>
                                <w:jc w:val="center"/>
                                <w:rPr>
                                  <w:b/>
                                  <w:bCs/>
                                  <w:lang w:val="en-GB"/>
                                </w:rPr>
                              </w:pPr>
                              <w:r>
                                <w:rPr>
                                  <w:b/>
                                  <w:bCs/>
                                  <w:lang w:val="en-GB"/>
                                </w:rP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77F1DB" id="Group 8" o:spid="_x0000_s1038" style="position:absolute;left:0;text-align:left;margin-left:-.2pt;margin-top:283pt;width:451.5pt;height:241pt;z-index:251663360;mso-position-horizontal-relative:margin;mso-width-relative:margin;mso-height-relative:margin" coordsize="54571,323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">
                <v:shape id="Picture 3" o:spid="_x0000_s1039" type="#_x0000_t75" style="position:absolute;width:54571;height:32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">
                  <v:imagedata r:id="rId11" o:title="" cropright="9313f"/>
                </v:shape>
                <v:shape id="c" o:spid="_x0000_s1040" type="#_x0000_t202" style="position:absolute;left:4888;top:17252;width:320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" stroked="f">
                  <v:textbox>
                    <w:txbxContent>
                      <w:p w14:paraId="25EEA902" w14:textId="77777777" w:rsidR="00BA7874" w:rsidRPr="00365150" w:rsidRDefault="00BA7874" w:rsidP="00BA7874">
                        <w:pPr>
                          <w:jc w:val="center"/>
                          <w:rPr>
                            <w:b/>
                            <w:bCs/>
                            <w:lang w:val="en-GB"/>
                          </w:rPr>
                        </w:pPr>
                        <w:r w:rsidRPr="00365150">
                          <w:rPr>
                            <w:b/>
                            <w:bCs/>
                            <w:lang w:val="en-GB"/>
                          </w:rPr>
                          <w:t>c</w:t>
                        </w:r>
                      </w:p>
                    </w:txbxContent>
                  </v:textbox>
                </v:shape>
                <v:shape id="b" o:spid="_x0000_s1041" type="#_x0000_t202" style="position:absolute;left:4888;top:10179;width:320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" stroked="f">
                  <v:textbox>
                    <w:txbxContent>
                      <w:p w14:paraId="74676ED6" w14:textId="77777777" w:rsidR="00BA7874" w:rsidRPr="00365150" w:rsidRDefault="00BA7874" w:rsidP="00BA7874">
                        <w:pPr>
                          <w:jc w:val="center"/>
                          <w:rPr>
                            <w:b/>
                            <w:bCs/>
                            <w:lang w:val="en-GB"/>
                          </w:rPr>
                        </w:pPr>
                        <w:r w:rsidRPr="00365150">
                          <w:rPr>
                            <w:b/>
                            <w:bCs/>
                            <w:lang w:val="en-GB"/>
                          </w:rPr>
                          <w:t>b</w:t>
                        </w:r>
                      </w:p>
                      <w:p w14:paraId="3F1403AD" w14:textId="77777777" w:rsidR="00BA7874" w:rsidRPr="00365150" w:rsidRDefault="00BA7874" w:rsidP="00BA7874">
                        <w:pPr>
                          <w:jc w:val="center"/>
                          <w:rPr>
                            <w:b/>
                            <w:bCs/>
                            <w:lang w:val="en-GB"/>
                          </w:rPr>
                        </w:pPr>
                      </w:p>
                    </w:txbxContent>
                  </v:textbox>
                </v:shape>
                <v:shape id="a" o:spid="_x0000_s1042" type="#_x0000_t202" style="position:absolute;left:4888;top:3105;width:320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" stroked="f">
                  <v:textbox>
                    <w:txbxContent>
                      <w:p w14:paraId="40529FDB" w14:textId="77777777" w:rsidR="00BA7874" w:rsidRPr="00365150" w:rsidRDefault="00BA7874" w:rsidP="00BA7874">
                        <w:pPr>
                          <w:jc w:val="center"/>
                          <w:rPr>
                            <w:b/>
                            <w:bCs/>
                          </w:rPr>
                        </w:pPr>
                        <w:r w:rsidRPr="00365150">
                          <w:rPr>
                            <w:b/>
                            <w:bCs/>
                          </w:rPr>
                          <w:t>a</w:t>
                        </w:r>
                      </w:p>
                    </w:txbxContent>
                  </v:textbox>
                </v:shape>
                <v:shape id="d" o:spid="_x0000_s1043" type="#_x0000_t202" style="position:absolute;left:4888;top:24326;width:320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" stroked="f">
                  <v:textbox>
                    <w:txbxContent>
                      <w:p w14:paraId="62EF9561" w14:textId="77777777" w:rsidR="00BA7874" w:rsidRPr="00365150" w:rsidRDefault="00BA7874" w:rsidP="00BA7874">
                        <w:pPr>
                          <w:jc w:val="center"/>
                          <w:rPr>
                            <w:b/>
                            <w:bCs/>
                            <w:lang w:val="en-GB"/>
                          </w:rPr>
                        </w:pPr>
                        <w:r>
                          <w:rPr>
                            <w:b/>
                            <w:bCs/>
                            <w:lang w:val="en-GB"/>
                          </w:rPr>
                          <w:t>d</w:t>
                        </w:r>
                      </w:p>
                    </w:txbxContent>
                  </v:textbox>
                </v:shape>
                <w10:wrap type="topAndBottom" anchorx="margin"/>
              </v:group>
            </w:pict>
          </mc:Fallback>
        </mc:AlternateContent>
      </w:r>
      <w:r>
        <w:rPr>
          <w:noProof/>
        </w:rPr>
        <mc:AlternateContent>
          <mc:Choice Requires="wps">
            <w:drawing>
              <wp:anchor distT="0" distB="0" distL="114300" distR="114300" simplePos="0" relativeHeight="251664384" behindDoc="0" locked="0" layoutInCell="1" allowOverlap="1" wp14:anchorId="29332D7C" wp14:editId="04323C9E">
                <wp:simplePos x="0" y="0"/>
                <wp:positionH relativeFrom="margin">
                  <wp:posOffset>-2540</wp:posOffset>
                </wp:positionH>
                <wp:positionV relativeFrom="paragraph">
                  <wp:posOffset>6667500</wp:posOffset>
                </wp:positionV>
                <wp:extent cx="5734050" cy="545465"/>
                <wp:effectExtent l="0" t="0" r="0" b="6985"/>
                <wp:wrapTopAndBottom/>
                <wp:docPr id="10779359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545465"/>
                        </a:xfrm>
                        <a:prstGeom prst="rect">
                          <a:avLst/>
                        </a:prstGeom>
                        <a:solidFill>
                          <a:prstClr val="white"/>
                        </a:solidFill>
                        <a:ln>
                          <a:noFill/>
                        </a:ln>
                      </wps:spPr>
                      <wps:txbx>
                        <w:txbxContent>
                          <w:p w14:paraId="43BCCC4B" w14:textId="77777777" w:rsidR="00BA7874" w:rsidRPr="00465833" w:rsidRDefault="00BA7874" w:rsidP="00BA7874">
                            <w:pPr>
                              <w:pStyle w:val="Caption"/>
                              <w:jc w:val="both"/>
                              <w:rPr>
                                <w:rFonts w:cstheme="minorHAnsi"/>
                                <w:color w:val="auto"/>
                                <w:shd w:val="clear" w:color="auto" w:fill="FFFFFF"/>
                                <w:lang w:val="en-GB"/>
                              </w:rPr>
                            </w:pPr>
                            <w:bookmarkStart w:id="10" w:name="_Toc167225608"/>
                            <w:r w:rsidRPr="00465833">
                              <w:rPr>
                                <w:b/>
                                <w:bCs/>
                                <w:i w:val="0"/>
                                <w:iCs w:val="0"/>
                                <w:color w:val="auto"/>
                              </w:rPr>
                              <w:t xml:space="preserve">Figure </w:t>
                            </w:r>
                            <w:r>
                              <w:rPr>
                                <w:b/>
                                <w:bCs/>
                                <w:i w:val="0"/>
                                <w:iCs w:val="0"/>
                                <w:color w:val="auto"/>
                                <w:lang w:val="en-US"/>
                              </w:rPr>
                              <w:t>S3</w:t>
                            </w:r>
                            <w:r w:rsidRPr="00465833">
                              <w:rPr>
                                <w:color w:val="auto"/>
                                <w:lang w:val="en-GB"/>
                              </w:rPr>
                              <w:t xml:space="preserve"> </w:t>
                            </w:r>
                            <w:r>
                              <w:rPr>
                                <w:i w:val="0"/>
                                <w:iCs w:val="0"/>
                                <w:color w:val="auto"/>
                                <w:lang w:val="en-GB"/>
                              </w:rPr>
                              <w:t>C</w:t>
                            </w:r>
                            <w:r w:rsidRPr="004E051B">
                              <w:rPr>
                                <w:i w:val="0"/>
                                <w:iCs w:val="0"/>
                                <w:color w:val="auto"/>
                                <w:lang w:val="en-GB"/>
                              </w:rPr>
                              <w:t xml:space="preserve">hromatogram </w:t>
                            </w:r>
                            <w:r w:rsidRPr="00465833">
                              <w:rPr>
                                <w:i w:val="0"/>
                                <w:iCs w:val="0"/>
                                <w:color w:val="auto"/>
                                <w:lang w:val="en-GB"/>
                              </w:rPr>
                              <w:t>of the QC and the standard</w:t>
                            </w:r>
                            <w:r>
                              <w:rPr>
                                <w:i w:val="0"/>
                                <w:iCs w:val="0"/>
                                <w:color w:val="auto"/>
                                <w:lang w:val="en-GB"/>
                              </w:rPr>
                              <w:t>;</w:t>
                            </w:r>
                            <w:r w:rsidRPr="00465833">
                              <w:rPr>
                                <w:i w:val="0"/>
                                <w:iCs w:val="0"/>
                                <w:color w:val="auto"/>
                                <w:lang w:val="en-GB"/>
                              </w:rPr>
                              <w:t xml:space="preserve"> a)</w:t>
                            </w:r>
                            <w:r>
                              <w:rPr>
                                <w:i w:val="0"/>
                                <w:iCs w:val="0"/>
                                <w:color w:val="auto"/>
                                <w:lang w:val="en-GB"/>
                              </w:rPr>
                              <w:t xml:space="preserve"> </w:t>
                            </w:r>
                            <w:r w:rsidRPr="00465833">
                              <w:rPr>
                                <w:i w:val="0"/>
                                <w:iCs w:val="0"/>
                                <w:color w:val="auto"/>
                                <w:lang w:val="en-GB"/>
                              </w:rPr>
                              <w:t xml:space="preserve">The QC </w:t>
                            </w:r>
                            <w:r w:rsidRPr="004E051B">
                              <w:rPr>
                                <w:i w:val="0"/>
                                <w:iCs w:val="0"/>
                                <w:color w:val="auto"/>
                                <w:lang w:val="en-GB"/>
                              </w:rPr>
                              <w:t xml:space="preserve">chromatogram </w:t>
                            </w:r>
                            <w:r w:rsidRPr="00465833">
                              <w:rPr>
                                <w:i w:val="0"/>
                                <w:iCs w:val="0"/>
                                <w:color w:val="auto"/>
                                <w:lang w:val="en-GB"/>
                              </w:rPr>
                              <w:t>- the peak shown is for m/z 593.3334</w:t>
                            </w:r>
                            <w:r>
                              <w:rPr>
                                <w:i w:val="0"/>
                                <w:iCs w:val="0"/>
                                <w:color w:val="auto"/>
                                <w:lang w:val="en-GB"/>
                              </w:rPr>
                              <w:t>;</w:t>
                            </w:r>
                            <w:r>
                              <w:rPr>
                                <w:i w:val="0"/>
                                <w:iCs w:val="0"/>
                                <w:color w:val="auto"/>
                                <w:lang w:val="en-GB"/>
                              </w:rPr>
                              <w:br/>
                            </w:r>
                            <w:r w:rsidRPr="00465833">
                              <w:rPr>
                                <w:i w:val="0"/>
                                <w:iCs w:val="0"/>
                                <w:color w:val="auto"/>
                                <w:lang w:val="en-GB"/>
                              </w:rPr>
                              <w:t xml:space="preserve">b) The </w:t>
                            </w:r>
                            <w:r>
                              <w:rPr>
                                <w:i w:val="0"/>
                                <w:iCs w:val="0"/>
                                <w:color w:val="auto"/>
                                <w:lang w:val="en-GB"/>
                              </w:rPr>
                              <w:t>standard after 5 days is to be</w:t>
                            </w:r>
                            <w:r w:rsidRPr="00465833">
                              <w:rPr>
                                <w:i w:val="0"/>
                                <w:iCs w:val="0"/>
                                <w:color w:val="auto"/>
                                <w:lang w:val="en-GB"/>
                              </w:rPr>
                              <w:t xml:space="preserve"> exposed to light and oxygen</w:t>
                            </w:r>
                            <w:r>
                              <w:rPr>
                                <w:i w:val="0"/>
                                <w:iCs w:val="0"/>
                                <w:color w:val="auto"/>
                                <w:lang w:val="en-GB"/>
                              </w:rPr>
                              <w:t>;</w:t>
                            </w:r>
                            <w:r w:rsidRPr="00465833">
                              <w:rPr>
                                <w:i w:val="0"/>
                                <w:iCs w:val="0"/>
                                <w:color w:val="auto"/>
                                <w:lang w:val="en-GB"/>
                              </w:rPr>
                              <w:t xml:space="preserve"> c) </w:t>
                            </w:r>
                            <w:r>
                              <w:rPr>
                                <w:i w:val="0"/>
                                <w:iCs w:val="0"/>
                                <w:color w:val="auto"/>
                                <w:lang w:val="en-GB"/>
                              </w:rPr>
                              <w:t>T</w:t>
                            </w:r>
                            <w:r w:rsidRPr="00465833">
                              <w:rPr>
                                <w:i w:val="0"/>
                                <w:iCs w:val="0"/>
                                <w:color w:val="auto"/>
                                <w:lang w:val="en-GB"/>
                              </w:rPr>
                              <w:t xml:space="preserve">he standard </w:t>
                            </w:r>
                            <w:r w:rsidRPr="00AC17AC">
                              <w:rPr>
                                <w:i w:val="0"/>
                                <w:iCs w:val="0"/>
                                <w:color w:val="auto"/>
                                <w:lang w:val="en-GB"/>
                              </w:rPr>
                              <w:t xml:space="preserve">is directly from the </w:t>
                            </w:r>
                            <w:r>
                              <w:rPr>
                                <w:i w:val="0"/>
                                <w:iCs w:val="0"/>
                                <w:color w:val="auto"/>
                                <w:lang w:val="en-GB"/>
                              </w:rPr>
                              <w:t>manufacturer’s</w:t>
                            </w:r>
                            <w:r w:rsidRPr="00AC17AC">
                              <w:rPr>
                                <w:i w:val="0"/>
                                <w:iCs w:val="0"/>
                                <w:color w:val="auto"/>
                                <w:lang w:val="en-GB"/>
                              </w:rPr>
                              <w:t xml:space="preserve"> vail without exposure</w:t>
                            </w:r>
                            <w:r w:rsidRPr="00465833">
                              <w:rPr>
                                <w:i w:val="0"/>
                                <w:iCs w:val="0"/>
                                <w:color w:val="auto"/>
                                <w:lang w:val="en-GB"/>
                              </w:rPr>
                              <w:t xml:space="preserve"> to oxygen and light.</w:t>
                            </w:r>
                            <w:bookmarkEnd w:id="10"/>
                            <w:r w:rsidRPr="00465833">
                              <w:rPr>
                                <w:i w:val="0"/>
                                <w:iCs w:val="0"/>
                                <w:color w:val="auto"/>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9332D7C" id="Text Box 11" o:spid="_x0000_s1044" type="#_x0000_t202" style="position:absolute;left:0;text-align:left;margin-left:-.2pt;margin-top:525pt;width:451.5pt;height:42.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" stroked="f">
                <v:textbox style="mso-fit-shape-to-text:t" inset="0,0,0,0">
                  <w:txbxContent>
                    <w:p w14:paraId="43BCCC4B" w14:textId="77777777" w:rsidR="00BA7874" w:rsidRPr="00465833" w:rsidRDefault="00BA7874" w:rsidP="00BA7874">
                      <w:pPr>
                        <w:pStyle w:val="Caption"/>
                        <w:jc w:val="both"/>
                        <w:rPr>
                          <w:rFonts w:cstheme="minorHAnsi"/>
                          <w:color w:val="auto"/>
                          <w:shd w:val="clear" w:color="auto" w:fill="FFFFFF"/>
                          <w:lang w:val="en-GB"/>
                        </w:rPr>
                      </w:pPr>
                      <w:bookmarkStart w:id="11" w:name="_Toc167225608"/>
                      <w:r w:rsidRPr="00465833">
                        <w:rPr>
                          <w:b/>
                          <w:bCs/>
                          <w:i w:val="0"/>
                          <w:iCs w:val="0"/>
                          <w:color w:val="auto"/>
                        </w:rPr>
                        <w:t xml:space="preserve">Figure </w:t>
                      </w:r>
                      <w:r>
                        <w:rPr>
                          <w:b/>
                          <w:bCs/>
                          <w:i w:val="0"/>
                          <w:iCs w:val="0"/>
                          <w:color w:val="auto"/>
                          <w:lang w:val="en-US"/>
                        </w:rPr>
                        <w:t>S3</w:t>
                      </w:r>
                      <w:r w:rsidRPr="00465833">
                        <w:rPr>
                          <w:color w:val="auto"/>
                          <w:lang w:val="en-GB"/>
                        </w:rPr>
                        <w:t xml:space="preserve"> </w:t>
                      </w:r>
                      <w:r>
                        <w:rPr>
                          <w:i w:val="0"/>
                          <w:iCs w:val="0"/>
                          <w:color w:val="auto"/>
                          <w:lang w:val="en-GB"/>
                        </w:rPr>
                        <w:t>C</w:t>
                      </w:r>
                      <w:r w:rsidRPr="004E051B">
                        <w:rPr>
                          <w:i w:val="0"/>
                          <w:iCs w:val="0"/>
                          <w:color w:val="auto"/>
                          <w:lang w:val="en-GB"/>
                        </w:rPr>
                        <w:t xml:space="preserve">hromatogram </w:t>
                      </w:r>
                      <w:r w:rsidRPr="00465833">
                        <w:rPr>
                          <w:i w:val="0"/>
                          <w:iCs w:val="0"/>
                          <w:color w:val="auto"/>
                          <w:lang w:val="en-GB"/>
                        </w:rPr>
                        <w:t>of the QC and the standard</w:t>
                      </w:r>
                      <w:r>
                        <w:rPr>
                          <w:i w:val="0"/>
                          <w:iCs w:val="0"/>
                          <w:color w:val="auto"/>
                          <w:lang w:val="en-GB"/>
                        </w:rPr>
                        <w:t>;</w:t>
                      </w:r>
                      <w:r w:rsidRPr="00465833">
                        <w:rPr>
                          <w:i w:val="0"/>
                          <w:iCs w:val="0"/>
                          <w:color w:val="auto"/>
                          <w:lang w:val="en-GB"/>
                        </w:rPr>
                        <w:t xml:space="preserve"> a)</w:t>
                      </w:r>
                      <w:r>
                        <w:rPr>
                          <w:i w:val="0"/>
                          <w:iCs w:val="0"/>
                          <w:color w:val="auto"/>
                          <w:lang w:val="en-GB"/>
                        </w:rPr>
                        <w:t xml:space="preserve"> </w:t>
                      </w:r>
                      <w:r w:rsidRPr="00465833">
                        <w:rPr>
                          <w:i w:val="0"/>
                          <w:iCs w:val="0"/>
                          <w:color w:val="auto"/>
                          <w:lang w:val="en-GB"/>
                        </w:rPr>
                        <w:t xml:space="preserve">The QC </w:t>
                      </w:r>
                      <w:r w:rsidRPr="004E051B">
                        <w:rPr>
                          <w:i w:val="0"/>
                          <w:iCs w:val="0"/>
                          <w:color w:val="auto"/>
                          <w:lang w:val="en-GB"/>
                        </w:rPr>
                        <w:t xml:space="preserve">chromatogram </w:t>
                      </w:r>
                      <w:r w:rsidRPr="00465833">
                        <w:rPr>
                          <w:i w:val="0"/>
                          <w:iCs w:val="0"/>
                          <w:color w:val="auto"/>
                          <w:lang w:val="en-GB"/>
                        </w:rPr>
                        <w:t>- the peak shown is for m/z 593.3334</w:t>
                      </w:r>
                      <w:r>
                        <w:rPr>
                          <w:i w:val="0"/>
                          <w:iCs w:val="0"/>
                          <w:color w:val="auto"/>
                          <w:lang w:val="en-GB"/>
                        </w:rPr>
                        <w:t>;</w:t>
                      </w:r>
                      <w:r>
                        <w:rPr>
                          <w:i w:val="0"/>
                          <w:iCs w:val="0"/>
                          <w:color w:val="auto"/>
                          <w:lang w:val="en-GB"/>
                        </w:rPr>
                        <w:br/>
                      </w:r>
                      <w:r w:rsidRPr="00465833">
                        <w:rPr>
                          <w:i w:val="0"/>
                          <w:iCs w:val="0"/>
                          <w:color w:val="auto"/>
                          <w:lang w:val="en-GB"/>
                        </w:rPr>
                        <w:t xml:space="preserve">b) The </w:t>
                      </w:r>
                      <w:r>
                        <w:rPr>
                          <w:i w:val="0"/>
                          <w:iCs w:val="0"/>
                          <w:color w:val="auto"/>
                          <w:lang w:val="en-GB"/>
                        </w:rPr>
                        <w:t>standard after 5 days is to be</w:t>
                      </w:r>
                      <w:r w:rsidRPr="00465833">
                        <w:rPr>
                          <w:i w:val="0"/>
                          <w:iCs w:val="0"/>
                          <w:color w:val="auto"/>
                          <w:lang w:val="en-GB"/>
                        </w:rPr>
                        <w:t xml:space="preserve"> exposed to light and oxygen</w:t>
                      </w:r>
                      <w:r>
                        <w:rPr>
                          <w:i w:val="0"/>
                          <w:iCs w:val="0"/>
                          <w:color w:val="auto"/>
                          <w:lang w:val="en-GB"/>
                        </w:rPr>
                        <w:t>;</w:t>
                      </w:r>
                      <w:r w:rsidRPr="00465833">
                        <w:rPr>
                          <w:i w:val="0"/>
                          <w:iCs w:val="0"/>
                          <w:color w:val="auto"/>
                          <w:lang w:val="en-GB"/>
                        </w:rPr>
                        <w:t xml:space="preserve"> c) </w:t>
                      </w:r>
                      <w:r>
                        <w:rPr>
                          <w:i w:val="0"/>
                          <w:iCs w:val="0"/>
                          <w:color w:val="auto"/>
                          <w:lang w:val="en-GB"/>
                        </w:rPr>
                        <w:t>T</w:t>
                      </w:r>
                      <w:r w:rsidRPr="00465833">
                        <w:rPr>
                          <w:i w:val="0"/>
                          <w:iCs w:val="0"/>
                          <w:color w:val="auto"/>
                          <w:lang w:val="en-GB"/>
                        </w:rPr>
                        <w:t xml:space="preserve">he standard </w:t>
                      </w:r>
                      <w:r w:rsidRPr="00AC17AC">
                        <w:rPr>
                          <w:i w:val="0"/>
                          <w:iCs w:val="0"/>
                          <w:color w:val="auto"/>
                          <w:lang w:val="en-GB"/>
                        </w:rPr>
                        <w:t xml:space="preserve">is directly from the </w:t>
                      </w:r>
                      <w:r>
                        <w:rPr>
                          <w:i w:val="0"/>
                          <w:iCs w:val="0"/>
                          <w:color w:val="auto"/>
                          <w:lang w:val="en-GB"/>
                        </w:rPr>
                        <w:t>manufacturer’s</w:t>
                      </w:r>
                      <w:r w:rsidRPr="00AC17AC">
                        <w:rPr>
                          <w:i w:val="0"/>
                          <w:iCs w:val="0"/>
                          <w:color w:val="auto"/>
                          <w:lang w:val="en-GB"/>
                        </w:rPr>
                        <w:t xml:space="preserve"> vail without exposure</w:t>
                      </w:r>
                      <w:r w:rsidRPr="00465833">
                        <w:rPr>
                          <w:i w:val="0"/>
                          <w:iCs w:val="0"/>
                          <w:color w:val="auto"/>
                          <w:lang w:val="en-GB"/>
                        </w:rPr>
                        <w:t xml:space="preserve"> to oxygen and light.</w:t>
                      </w:r>
                      <w:bookmarkEnd w:id="11"/>
                      <w:r w:rsidRPr="00465833">
                        <w:rPr>
                          <w:i w:val="0"/>
                          <w:iCs w:val="0"/>
                          <w:color w:val="auto"/>
                          <w:lang w:val="en-GB"/>
                        </w:rPr>
                        <w:t xml:space="preserve"> </w:t>
                      </w:r>
                    </w:p>
                  </w:txbxContent>
                </v:textbox>
                <w10:wrap type="topAndBottom" anchorx="margin"/>
              </v:shape>
            </w:pict>
          </mc:Fallback>
        </mc:AlternateContent>
      </w:r>
      <w:r>
        <w:rPr>
          <w:noProof/>
        </w:rPr>
        <mc:AlternateContent>
          <mc:Choice Requires="wpg">
            <w:drawing>
              <wp:anchor distT="0" distB="0" distL="114300" distR="114300" simplePos="0" relativeHeight="251662336" behindDoc="0" locked="0" layoutInCell="1" allowOverlap="1" wp14:anchorId="51FC5C2A" wp14:editId="5968A1F4">
                <wp:simplePos x="0" y="0"/>
                <wp:positionH relativeFrom="column">
                  <wp:posOffset>54610</wp:posOffset>
                </wp:positionH>
                <wp:positionV relativeFrom="paragraph">
                  <wp:posOffset>0</wp:posOffset>
                </wp:positionV>
                <wp:extent cx="5628005" cy="3169285"/>
                <wp:effectExtent l="0" t="0" r="0" b="0"/>
                <wp:wrapTopAndBottom/>
                <wp:docPr id="1611477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8005" cy="3169285"/>
                          <a:chOff x="0" y="0"/>
                          <a:chExt cx="5310505" cy="3169285"/>
                        </a:xfrm>
                      </wpg:grpSpPr>
                      <pic:pic xmlns:pic="http://schemas.openxmlformats.org/drawingml/2006/picture">
                        <pic:nvPicPr>
                          <pic:cNvPr id="232006273" name="Picture 3"/>
                          <pic:cNvPicPr>
                            <a:picLocks noChangeAspect="1"/>
                          </pic:cNvPicPr>
                        </pic:nvPicPr>
                        <pic:blipFill rotWithShape="1">
                          <a:blip r:embed="rId12" cstate="print"/>
                          <a:srcRect l="101" t="2072" r="7194"/>
                          <a:stretch/>
                        </pic:blipFill>
                        <pic:spPr bwMode="auto">
                          <a:xfrm>
                            <a:off x="0" y="0"/>
                            <a:ext cx="5310505" cy="3169285"/>
                          </a:xfrm>
                          <a:prstGeom prst="rect">
                            <a:avLst/>
                          </a:prstGeom>
                          <a:ln>
                            <a:noFill/>
                          </a:ln>
                        </pic:spPr>
                      </pic:pic>
                      <wps:wsp>
                        <wps:cNvPr id="5502501" name="c"/>
                        <wps:cNvSpPr txBox="1">
                          <a:spLocks noChangeArrowheads="1"/>
                        </wps:cNvSpPr>
                        <wps:spPr bwMode="auto">
                          <a:xfrm>
                            <a:off x="419819" y="2208362"/>
                            <a:ext cx="320675" cy="296507"/>
                          </a:xfrm>
                          <a:prstGeom prst="rect">
                            <a:avLst/>
                          </a:prstGeom>
                          <a:solidFill>
                            <a:srgbClr val="FFFFFF"/>
                          </a:solidFill>
                          <a:ln w="9525">
                            <a:noFill/>
                            <a:miter lim="800000"/>
                            <a:headEnd/>
                            <a:tailEnd/>
                          </a:ln>
                        </wps:spPr>
                        <wps:txbx>
                          <w:txbxContent>
                            <w:p w14:paraId="4BB6A8CD" w14:textId="77777777" w:rsidR="00BA7874" w:rsidRPr="00365150" w:rsidRDefault="00BA7874" w:rsidP="00BA7874">
                              <w:pPr>
                                <w:jc w:val="center"/>
                                <w:rPr>
                                  <w:b/>
                                  <w:bCs/>
                                  <w:lang w:val="en-GB"/>
                                </w:rPr>
                              </w:pPr>
                              <w:r w:rsidRPr="00365150">
                                <w:rPr>
                                  <w:b/>
                                  <w:bCs/>
                                  <w:lang w:val="en-GB"/>
                                </w:rPr>
                                <w:t>c</w:t>
                              </w:r>
                            </w:p>
                          </w:txbxContent>
                        </wps:txbx>
                        <wps:bodyPr rot="0" vert="horz" wrap="square" lIns="91440" tIns="45720" rIns="91440" bIns="45720" anchor="t" anchorCtr="0">
                          <a:noAutofit/>
                        </wps:bodyPr>
                      </wps:wsp>
                      <wps:wsp>
                        <wps:cNvPr id="177541759" name="b"/>
                        <wps:cNvSpPr txBox="1">
                          <a:spLocks noChangeArrowheads="1"/>
                        </wps:cNvSpPr>
                        <wps:spPr bwMode="auto">
                          <a:xfrm>
                            <a:off x="425570" y="1150189"/>
                            <a:ext cx="320675" cy="296507"/>
                          </a:xfrm>
                          <a:prstGeom prst="rect">
                            <a:avLst/>
                          </a:prstGeom>
                          <a:solidFill>
                            <a:srgbClr val="FFFFFF"/>
                          </a:solidFill>
                          <a:ln w="9525">
                            <a:noFill/>
                            <a:miter lim="800000"/>
                            <a:headEnd/>
                            <a:tailEnd/>
                          </a:ln>
                        </wps:spPr>
                        <wps:txbx>
                          <w:txbxContent>
                            <w:p w14:paraId="187D648B" w14:textId="77777777" w:rsidR="00BA7874" w:rsidRPr="00365150" w:rsidRDefault="00BA7874" w:rsidP="00BA7874">
                              <w:pPr>
                                <w:jc w:val="center"/>
                                <w:rPr>
                                  <w:b/>
                                  <w:bCs/>
                                  <w:lang w:val="en-GB"/>
                                </w:rPr>
                              </w:pPr>
                              <w:r w:rsidRPr="00365150">
                                <w:rPr>
                                  <w:b/>
                                  <w:bCs/>
                                  <w:lang w:val="en-GB"/>
                                </w:rPr>
                                <w:t>b</w:t>
                              </w:r>
                            </w:p>
                            <w:p w14:paraId="1D86F1DA" w14:textId="77777777" w:rsidR="00BA7874" w:rsidRPr="00365150" w:rsidRDefault="00BA7874" w:rsidP="00BA7874">
                              <w:pPr>
                                <w:jc w:val="center"/>
                                <w:rPr>
                                  <w:b/>
                                  <w:bCs/>
                                  <w:lang w:val="en-GB"/>
                                </w:rPr>
                              </w:pPr>
                            </w:p>
                          </w:txbxContent>
                        </wps:txbx>
                        <wps:bodyPr rot="0" vert="horz" wrap="square" lIns="91440" tIns="45720" rIns="91440" bIns="45720" anchor="t" anchorCtr="0">
                          <a:noAutofit/>
                        </wps:bodyPr>
                      </wps:wsp>
                      <wps:wsp>
                        <wps:cNvPr id="1402817299" name="a"/>
                        <wps:cNvSpPr txBox="1">
                          <a:spLocks noChangeArrowheads="1"/>
                        </wps:cNvSpPr>
                        <wps:spPr bwMode="auto">
                          <a:xfrm>
                            <a:off x="425570" y="97766"/>
                            <a:ext cx="320675" cy="296507"/>
                          </a:xfrm>
                          <a:prstGeom prst="rect">
                            <a:avLst/>
                          </a:prstGeom>
                          <a:solidFill>
                            <a:srgbClr val="FFFFFF"/>
                          </a:solidFill>
                          <a:ln w="9525">
                            <a:noFill/>
                            <a:miter lim="800000"/>
                            <a:headEnd/>
                            <a:tailEnd/>
                          </a:ln>
                        </wps:spPr>
                        <wps:txbx>
                          <w:txbxContent>
                            <w:p w14:paraId="5935E073" w14:textId="77777777" w:rsidR="00BA7874" w:rsidRPr="00365150" w:rsidRDefault="00BA7874" w:rsidP="00BA7874">
                              <w:pPr>
                                <w:jc w:val="center"/>
                                <w:rPr>
                                  <w:b/>
                                  <w:bCs/>
                                </w:rPr>
                              </w:pPr>
                              <w:r w:rsidRPr="00365150">
                                <w:rPr>
                                  <w:b/>
                                  <w:bCs/>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w14:anchorId="51FC5C2A" id="Group 10" o:spid="_x0000_s1045" style="position:absolute;left:0;text-align:left;margin-left:4.3pt;margin-top:0;width:443.15pt;height:249.55pt;z-index:251662336;mso-width-relative:margin" coordsize="53105,316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">
                <v:shape id="Picture 3" o:spid="_x0000_s1046" type="#_x0000_t75" style="position:absolute;width:53105;height:3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">
                  <v:imagedata r:id="rId13" o:title="" croptop="1358f" cropleft="66f" cropright="4715f"/>
                </v:shape>
                <v:shape id="c" o:spid="_x0000_s1047" type="#_x0000_t202" style="position:absolute;left:4198;top:22083;width:3206;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" stroked="f">
                  <v:textbox>
                    <w:txbxContent>
                      <w:p w14:paraId="4BB6A8CD" w14:textId="77777777" w:rsidR="00BA7874" w:rsidRPr="00365150" w:rsidRDefault="00BA7874" w:rsidP="00BA7874">
                        <w:pPr>
                          <w:jc w:val="center"/>
                          <w:rPr>
                            <w:b/>
                            <w:bCs/>
                            <w:lang w:val="en-GB"/>
                          </w:rPr>
                        </w:pPr>
                        <w:r w:rsidRPr="00365150">
                          <w:rPr>
                            <w:b/>
                            <w:bCs/>
                            <w:lang w:val="en-GB"/>
                          </w:rPr>
                          <w:t>c</w:t>
                        </w:r>
                      </w:p>
                    </w:txbxContent>
                  </v:textbox>
                </v:shape>
                <v:shape id="b" o:spid="_x0000_s1048" type="#_x0000_t202" style="position:absolute;left:4255;top:11501;width:320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" stroked="f">
                  <v:textbox>
                    <w:txbxContent>
                      <w:p w14:paraId="187D648B" w14:textId="77777777" w:rsidR="00BA7874" w:rsidRPr="00365150" w:rsidRDefault="00BA7874" w:rsidP="00BA7874">
                        <w:pPr>
                          <w:jc w:val="center"/>
                          <w:rPr>
                            <w:b/>
                            <w:bCs/>
                            <w:lang w:val="en-GB"/>
                          </w:rPr>
                        </w:pPr>
                        <w:r w:rsidRPr="00365150">
                          <w:rPr>
                            <w:b/>
                            <w:bCs/>
                            <w:lang w:val="en-GB"/>
                          </w:rPr>
                          <w:t>b</w:t>
                        </w:r>
                      </w:p>
                      <w:p w14:paraId="1D86F1DA" w14:textId="77777777" w:rsidR="00BA7874" w:rsidRPr="00365150" w:rsidRDefault="00BA7874" w:rsidP="00BA7874">
                        <w:pPr>
                          <w:jc w:val="center"/>
                          <w:rPr>
                            <w:b/>
                            <w:bCs/>
                            <w:lang w:val="en-GB"/>
                          </w:rPr>
                        </w:pPr>
                      </w:p>
                    </w:txbxContent>
                  </v:textbox>
                </v:shape>
                <v:shape id="a" o:spid="_x0000_s1049" type="#_x0000_t202" style="position:absolute;left:4255;top:977;width:320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" stroked="f">
                  <v:textbox>
                    <w:txbxContent>
                      <w:p w14:paraId="5935E073" w14:textId="77777777" w:rsidR="00BA7874" w:rsidRPr="00365150" w:rsidRDefault="00BA7874" w:rsidP="00BA7874">
                        <w:pPr>
                          <w:jc w:val="center"/>
                          <w:rPr>
                            <w:b/>
                            <w:bCs/>
                          </w:rPr>
                        </w:pPr>
                        <w:r w:rsidRPr="00365150">
                          <w:rPr>
                            <w:b/>
                            <w:bCs/>
                          </w:rPr>
                          <w:t>a</w:t>
                        </w:r>
                      </w:p>
                    </w:txbxContent>
                  </v:textbox>
                </v:shape>
                <w10:wrap type="topAndBottom"/>
              </v:group>
            </w:pict>
          </mc:Fallback>
        </mc:AlternateContent>
      </w:r>
      <w:bookmarkEnd w:id="5"/>
    </w:p>
    <w:p w14:paraId="1EBD8664" w14:textId="24906071" w:rsidR="00BA7874" w:rsidRDefault="00BA7874" w:rsidP="00BA7874">
      <w:pPr>
        <w:rPr>
          <w:rFonts w:ascii="Calibri" w:eastAsiaTheme="majorEastAsia" w:hAnsi="Calibri" w:cstheme="majorBidi"/>
          <w:b/>
          <w:sz w:val="32"/>
          <w:szCs w:val="32"/>
        </w:rPr>
      </w:pPr>
      <w:r>
        <w:br w:type="page"/>
      </w:r>
      <w:r>
        <w:rPr>
          <w:noProof/>
        </w:rPr>
        <w:lastRenderedPageBreak/>
        <mc:AlternateContent>
          <mc:Choice Requires="wps">
            <w:drawing>
              <wp:anchor distT="0" distB="0" distL="114300" distR="114300" simplePos="0" relativeHeight="251667456" behindDoc="0" locked="0" layoutInCell="1" allowOverlap="1" wp14:anchorId="1E1A00A8" wp14:editId="544F3623">
                <wp:simplePos x="0" y="0"/>
                <wp:positionH relativeFrom="margin">
                  <wp:align>right</wp:align>
                </wp:positionH>
                <wp:positionV relativeFrom="paragraph">
                  <wp:posOffset>3077845</wp:posOffset>
                </wp:positionV>
                <wp:extent cx="5727700" cy="402590"/>
                <wp:effectExtent l="0" t="0" r="6350" b="0"/>
                <wp:wrapTopAndBottom/>
                <wp:docPr id="14963819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0" cy="402590"/>
                        </a:xfrm>
                        <a:prstGeom prst="rect">
                          <a:avLst/>
                        </a:prstGeom>
                        <a:solidFill>
                          <a:prstClr val="white"/>
                        </a:solidFill>
                        <a:ln>
                          <a:noFill/>
                        </a:ln>
                      </wps:spPr>
                      <wps:txbx>
                        <w:txbxContent>
                          <w:p w14:paraId="6104BBBA" w14:textId="77777777" w:rsidR="00BA7874" w:rsidRPr="00453C73" w:rsidRDefault="00BA7874" w:rsidP="00BA7874">
                            <w:pPr>
                              <w:jc w:val="both"/>
                              <w:rPr>
                                <w:rFonts w:cstheme="minorHAnsi"/>
                                <w:color w:val="111111"/>
                                <w:sz w:val="18"/>
                                <w:szCs w:val="14"/>
                                <w:shd w:val="clear" w:color="auto" w:fill="FFFFFF"/>
                                <w:lang w:val="en-GB"/>
                              </w:rPr>
                            </w:pPr>
                            <w:bookmarkStart w:id="12" w:name="_Toc167225610"/>
                            <w:r w:rsidRPr="00453C73">
                              <w:rPr>
                                <w:b/>
                                <w:bCs/>
                                <w:sz w:val="18"/>
                                <w:szCs w:val="18"/>
                              </w:rPr>
                              <w:t xml:space="preserve">Figure </w:t>
                            </w:r>
                            <w:r>
                              <w:rPr>
                                <w:b/>
                                <w:bCs/>
                                <w:sz w:val="18"/>
                                <w:szCs w:val="18"/>
                                <w:lang w:val="en-US"/>
                              </w:rPr>
                              <w:t>S4</w:t>
                            </w:r>
                            <w:r w:rsidRPr="00453C73">
                              <w:rPr>
                                <w:sz w:val="18"/>
                                <w:szCs w:val="18"/>
                                <w:lang w:val="en-GB"/>
                              </w:rPr>
                              <w:t xml:space="preserve"> Identification of all</w:t>
                            </w:r>
                            <w:r>
                              <w:rPr>
                                <w:sz w:val="18"/>
                                <w:szCs w:val="18"/>
                                <w:lang w:val="en-GB"/>
                              </w:rPr>
                              <w:t xml:space="preserve"> fragment</w:t>
                            </w:r>
                            <w:r w:rsidRPr="00453C73">
                              <w:rPr>
                                <w:sz w:val="18"/>
                                <w:szCs w:val="18"/>
                                <w:lang w:val="en-GB"/>
                              </w:rPr>
                              <w:t xml:space="preserve"> peaks </w:t>
                            </w:r>
                            <w:r>
                              <w:rPr>
                                <w:sz w:val="18"/>
                                <w:szCs w:val="18"/>
                                <w:lang w:val="en-GB"/>
                              </w:rPr>
                              <w:t>accompanying the parent compound with</w:t>
                            </w:r>
                            <w:r w:rsidRPr="00453C73">
                              <w:rPr>
                                <w:sz w:val="18"/>
                                <w:szCs w:val="18"/>
                                <w:lang w:val="en-GB"/>
                              </w:rPr>
                              <w:t xml:space="preserve"> m/z 593.3332. </w:t>
                            </w:r>
                            <w:r>
                              <w:rPr>
                                <w:sz w:val="18"/>
                                <w:szCs w:val="18"/>
                                <w:lang w:val="en-GB"/>
                              </w:rPr>
                              <w:tab/>
                            </w:r>
                            <w:r>
                              <w:rPr>
                                <w:sz w:val="18"/>
                                <w:szCs w:val="18"/>
                                <w:lang w:val="en-GB"/>
                              </w:rPr>
                              <w:br/>
                            </w:r>
                            <w:r w:rsidRPr="00453C73">
                              <w:rPr>
                                <w:sz w:val="18"/>
                                <w:szCs w:val="18"/>
                                <w:lang w:val="en-GB"/>
                              </w:rPr>
                              <w:t>The detection was done manually and strengthened by SIRIUS prediction.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1A00A8" id="Text Box 7" o:spid="_x0000_s1050" type="#_x0000_t202" style="position:absolute;margin-left:399.8pt;margin-top:242.35pt;width:451pt;height:31.7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" stroked="f">
                <v:textbox style="mso-fit-shape-to-text:t" inset="0,0,0,0">
                  <w:txbxContent>
                    <w:p w14:paraId="6104BBBA" w14:textId="77777777" w:rsidR="00BA7874" w:rsidRPr="00453C73" w:rsidRDefault="00BA7874" w:rsidP="00BA7874">
                      <w:pPr>
                        <w:jc w:val="both"/>
                        <w:rPr>
                          <w:rFonts w:cstheme="minorHAnsi"/>
                          <w:color w:val="111111"/>
                          <w:sz w:val="18"/>
                          <w:szCs w:val="14"/>
                          <w:shd w:val="clear" w:color="auto" w:fill="FFFFFF"/>
                          <w:lang w:val="en-GB"/>
                        </w:rPr>
                      </w:pPr>
                      <w:bookmarkStart w:id="13" w:name="_Toc167225610"/>
                      <w:r w:rsidRPr="00453C73">
                        <w:rPr>
                          <w:b/>
                          <w:bCs/>
                          <w:sz w:val="18"/>
                          <w:szCs w:val="18"/>
                        </w:rPr>
                        <w:t xml:space="preserve">Figure </w:t>
                      </w:r>
                      <w:r>
                        <w:rPr>
                          <w:b/>
                          <w:bCs/>
                          <w:sz w:val="18"/>
                          <w:szCs w:val="18"/>
                          <w:lang w:val="en-US"/>
                        </w:rPr>
                        <w:t>S4</w:t>
                      </w:r>
                      <w:r w:rsidRPr="00453C73">
                        <w:rPr>
                          <w:sz w:val="18"/>
                          <w:szCs w:val="18"/>
                          <w:lang w:val="en-GB"/>
                        </w:rPr>
                        <w:t xml:space="preserve"> Identification of all</w:t>
                      </w:r>
                      <w:r>
                        <w:rPr>
                          <w:sz w:val="18"/>
                          <w:szCs w:val="18"/>
                          <w:lang w:val="en-GB"/>
                        </w:rPr>
                        <w:t xml:space="preserve"> fragment</w:t>
                      </w:r>
                      <w:r w:rsidRPr="00453C73">
                        <w:rPr>
                          <w:sz w:val="18"/>
                          <w:szCs w:val="18"/>
                          <w:lang w:val="en-GB"/>
                        </w:rPr>
                        <w:t xml:space="preserve"> peaks </w:t>
                      </w:r>
                      <w:r>
                        <w:rPr>
                          <w:sz w:val="18"/>
                          <w:szCs w:val="18"/>
                          <w:lang w:val="en-GB"/>
                        </w:rPr>
                        <w:t>accompanying the parent compound with</w:t>
                      </w:r>
                      <w:r w:rsidRPr="00453C73">
                        <w:rPr>
                          <w:sz w:val="18"/>
                          <w:szCs w:val="18"/>
                          <w:lang w:val="en-GB"/>
                        </w:rPr>
                        <w:t xml:space="preserve"> m/z 593.3332. </w:t>
                      </w:r>
                      <w:r>
                        <w:rPr>
                          <w:sz w:val="18"/>
                          <w:szCs w:val="18"/>
                          <w:lang w:val="en-GB"/>
                        </w:rPr>
                        <w:tab/>
                      </w:r>
                      <w:r>
                        <w:rPr>
                          <w:sz w:val="18"/>
                          <w:szCs w:val="18"/>
                          <w:lang w:val="en-GB"/>
                        </w:rPr>
                        <w:br/>
                      </w:r>
                      <w:r w:rsidRPr="00453C73">
                        <w:rPr>
                          <w:sz w:val="18"/>
                          <w:szCs w:val="18"/>
                          <w:lang w:val="en-GB"/>
                        </w:rPr>
                        <w:t>The detection was done manually and strengthened by SIRIUS prediction.</w:t>
                      </w:r>
                      <w:bookmarkEnd w:id="13"/>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704116B5" wp14:editId="7DDCCFF3">
            <wp:simplePos x="0" y="0"/>
            <wp:positionH relativeFrom="margin">
              <wp:align>right</wp:align>
            </wp:positionH>
            <wp:positionV relativeFrom="paragraph">
              <wp:posOffset>0</wp:posOffset>
            </wp:positionV>
            <wp:extent cx="5733415" cy="3077845"/>
            <wp:effectExtent l="0" t="0" r="0" b="8255"/>
            <wp:wrapTopAndBottom/>
            <wp:docPr id="25" name="Picture 24">
              <a:extLst xmlns:a="http://schemas.openxmlformats.org/drawingml/2006/main">
                <a:ext uri="{FF2B5EF4-FFF2-40B4-BE49-F238E27FC236}">
                  <a16:creationId xmlns:a16="http://schemas.microsoft.com/office/drawing/2014/main" id="{90C20BCE-75D7-4568-874E-684CF68F3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90C20BCE-75D7-4568-874E-684CF68F3A4B}"/>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4167"/>
                    <a:stretch/>
                  </pic:blipFill>
                  <pic:spPr>
                    <a:xfrm>
                      <a:off x="0" y="0"/>
                      <a:ext cx="5733415" cy="30778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03F872F" w14:textId="4DDA3997" w:rsidR="00151CAC" w:rsidRDefault="00151CAC">
      <w:pPr>
        <w:spacing w:line="278" w:lineRule="auto"/>
      </w:pPr>
      <w:r>
        <w:rPr>
          <w:noProof/>
        </w:rPr>
        <w:lastRenderedPageBreak/>
        <w:drawing>
          <wp:inline distT="0" distB="0" distL="0" distR="0" wp14:anchorId="465DE2F1" wp14:editId="0FEE8C63">
            <wp:extent cx="5725160" cy="4095115"/>
            <wp:effectExtent l="0" t="0" r="0" b="0"/>
            <wp:docPr id="763638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095115"/>
                    </a:xfrm>
                    <a:prstGeom prst="rect">
                      <a:avLst/>
                    </a:prstGeom>
                    <a:noFill/>
                    <a:ln>
                      <a:noFill/>
                    </a:ln>
                  </pic:spPr>
                </pic:pic>
              </a:graphicData>
            </a:graphic>
          </wp:inline>
        </w:drawing>
      </w:r>
      <w:r>
        <w:br w:type="page"/>
      </w:r>
    </w:p>
    <w:p w14:paraId="6C804A32" w14:textId="3D27B2CC" w:rsidR="007A0752" w:rsidRDefault="00151CAC">
      <w:r>
        <w:rPr>
          <w:noProof/>
        </w:rPr>
        <w:lastRenderedPageBreak/>
        <w:drawing>
          <wp:anchor distT="0" distB="0" distL="114300" distR="114300" simplePos="0" relativeHeight="251673600" behindDoc="0" locked="0" layoutInCell="1" allowOverlap="1" wp14:anchorId="017DBF2D" wp14:editId="642F9185">
            <wp:simplePos x="0" y="0"/>
            <wp:positionH relativeFrom="margin">
              <wp:align>left</wp:align>
            </wp:positionH>
            <wp:positionV relativeFrom="paragraph">
              <wp:posOffset>4452261</wp:posOffset>
            </wp:positionV>
            <wp:extent cx="5725160" cy="4095115"/>
            <wp:effectExtent l="0" t="0" r="0" b="0"/>
            <wp:wrapSquare wrapText="bothSides"/>
            <wp:docPr id="7172816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409511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BC13B72" wp14:editId="5E5E56AA">
            <wp:simplePos x="0" y="0"/>
            <wp:positionH relativeFrom="column">
              <wp:posOffset>0</wp:posOffset>
            </wp:positionH>
            <wp:positionV relativeFrom="paragraph">
              <wp:posOffset>0</wp:posOffset>
            </wp:positionV>
            <wp:extent cx="5725160" cy="4095115"/>
            <wp:effectExtent l="0" t="0" r="0" b="0"/>
            <wp:wrapSquare wrapText="bothSides"/>
            <wp:docPr id="2422860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4095115"/>
                    </a:xfrm>
                    <a:prstGeom prst="rect">
                      <a:avLst/>
                    </a:prstGeom>
                    <a:noFill/>
                    <a:ln>
                      <a:noFill/>
                    </a:ln>
                  </pic:spPr>
                </pic:pic>
              </a:graphicData>
            </a:graphic>
          </wp:anchor>
        </w:drawing>
      </w:r>
    </w:p>
    <w:sectPr w:rsidR="007A075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Omer Sabti" w:date="2025-01-01T17:16:00Z" w:initials="OS">
    <w:p w14:paraId="32929F80" w14:textId="77777777" w:rsidR="00151CAC" w:rsidRDefault="00151CAC">
      <w:pPr>
        <w:pStyle w:val="CommentText"/>
        <w:rPr>
          <w:rFonts w:asciiTheme="majorHAnsi" w:hAnsiTheme="majorHAnsi" w:cstheme="majorHAnsi"/>
        </w:rPr>
      </w:pPr>
      <w:r>
        <w:rPr>
          <w:rStyle w:val="CommentReference"/>
        </w:rPr>
        <w:annotationRef/>
      </w:r>
      <w:r>
        <w:rPr>
          <w:lang w:val="en-US"/>
        </w:rPr>
        <w:t xml:space="preserve">This refers to the combined cohort details - </w:t>
      </w:r>
      <w:r>
        <w:rPr>
          <w:b/>
          <w:bCs/>
          <w:lang w:val="en-US"/>
        </w:rPr>
        <w:t>found in my public folder</w:t>
      </w:r>
    </w:p>
  </w:comment>
  <w:comment w:id="3" w:author="Omer Sabti" w:date="2025-02-11T16:50:00Z" w:initials="OS">
    <w:p w14:paraId="3DFDB190" w14:textId="77777777" w:rsidR="00151CAC" w:rsidRDefault="00151CAC">
      <w:pPr>
        <w:pStyle w:val="CommentText"/>
      </w:pPr>
      <w:r>
        <w:rPr>
          <w:rStyle w:val="CommentReference"/>
        </w:rPr>
        <w:annotationRef/>
      </w:r>
      <w:r>
        <w:rPr>
          <w:lang w:val="en-US"/>
        </w:rPr>
        <w:t xml:space="preserve">Part of the Tune file </w:t>
      </w:r>
    </w:p>
  </w:comment>
  <w:comment w:id="4" w:author="Omer Sabti" w:date="2025-02-11T17:25:00Z" w:initials="OS">
    <w:p w14:paraId="4891C6C4" w14:textId="77777777" w:rsidR="00151CAC" w:rsidRDefault="00151CAC">
      <w:pPr>
        <w:pStyle w:val="CommentText"/>
      </w:pPr>
      <w:r>
        <w:rPr>
          <w:rStyle w:val="CommentReference"/>
        </w:rPr>
        <w:annotationRef/>
      </w:r>
      <w:r>
        <w:rPr>
          <w:lang w:val="en-US"/>
        </w:rPr>
        <w:t xml:space="preserve">Add a section in supplementary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2929F80" w15:done="0"/>
  <w15:commentEx w15:paraId="3DFDB190" w15:done="0"/>
  <w15:commentEx w15:paraId="4891C6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197231" w16cex:dateUtc="2025-07-13T12:29:00Z"/>
  <w16cex:commentExtensible w16cex:durableId="58205D63" w16cex:dateUtc="2025-07-13T12:29:00Z"/>
  <w16cex:commentExtensible w16cex:durableId="1089355A" w16cex:dateUtc="2025-07-13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2929F80" w16cid:durableId="21197231"/>
  <w16cid:commentId w16cid:paraId="3DFDB190" w16cid:durableId="58205D63"/>
  <w16cid:commentId w16cid:paraId="4891C6C4" w16cid:durableId="108935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mer Sabti">
    <w15:presenceInfo w15:providerId="None" w15:userId="Omer Sabti"/>
  </w15:person>
  <w15:person w15:author="עומר סבתי">
    <w15:presenceInfo w15:providerId="AD" w15:userId="S::sabti@post.bgu.ac.il::b8468ab3-566c-4c82-98dc-8060dba59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874"/>
    <w:rsid w:val="00151CAC"/>
    <w:rsid w:val="004245FE"/>
    <w:rsid w:val="00461826"/>
    <w:rsid w:val="004E40AF"/>
    <w:rsid w:val="005F443E"/>
    <w:rsid w:val="007A0752"/>
    <w:rsid w:val="00BA7874"/>
    <w:rsid w:val="00C108E1"/>
    <w:rsid w:val="00D20DA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7AC02C"/>
  <w15:chartTrackingRefBased/>
  <w15:docId w15:val="{4871788C-20E1-433B-8A73-1FAE050E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874"/>
    <w:pPr>
      <w:spacing w:line="259" w:lineRule="auto"/>
    </w:pPr>
    <w:rPr>
      <w:sz w:val="22"/>
      <w:szCs w:val="22"/>
    </w:rPr>
  </w:style>
  <w:style w:type="paragraph" w:styleId="Heading1">
    <w:name w:val="heading 1"/>
    <w:basedOn w:val="Normal"/>
    <w:next w:val="Normal"/>
    <w:link w:val="Heading1Char"/>
    <w:uiPriority w:val="9"/>
    <w:qFormat/>
    <w:rsid w:val="00BA7874"/>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7874"/>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7874"/>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7874"/>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BA7874"/>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BA7874"/>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BA7874"/>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A7874"/>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BA7874"/>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8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78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78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78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78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78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78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78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7874"/>
    <w:rPr>
      <w:rFonts w:eastAsiaTheme="majorEastAsia" w:cstheme="majorBidi"/>
      <w:color w:val="272727" w:themeColor="text1" w:themeTint="D8"/>
    </w:rPr>
  </w:style>
  <w:style w:type="paragraph" w:styleId="Title">
    <w:name w:val="Title"/>
    <w:basedOn w:val="Normal"/>
    <w:next w:val="Normal"/>
    <w:link w:val="TitleChar"/>
    <w:uiPriority w:val="10"/>
    <w:qFormat/>
    <w:rsid w:val="00BA78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8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7874"/>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78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7874"/>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BA7874"/>
    <w:rPr>
      <w:i/>
      <w:iCs/>
      <w:color w:val="404040" w:themeColor="text1" w:themeTint="BF"/>
    </w:rPr>
  </w:style>
  <w:style w:type="paragraph" w:styleId="ListParagraph">
    <w:name w:val="List Paragraph"/>
    <w:basedOn w:val="Normal"/>
    <w:uiPriority w:val="34"/>
    <w:qFormat/>
    <w:rsid w:val="00BA7874"/>
    <w:pPr>
      <w:spacing w:line="278" w:lineRule="auto"/>
      <w:ind w:left="720"/>
      <w:contextualSpacing/>
    </w:pPr>
    <w:rPr>
      <w:sz w:val="24"/>
      <w:szCs w:val="24"/>
    </w:rPr>
  </w:style>
  <w:style w:type="character" w:styleId="IntenseEmphasis">
    <w:name w:val="Intense Emphasis"/>
    <w:basedOn w:val="DefaultParagraphFont"/>
    <w:uiPriority w:val="21"/>
    <w:qFormat/>
    <w:rsid w:val="00BA7874"/>
    <w:rPr>
      <w:i/>
      <w:iCs/>
      <w:color w:val="0F4761" w:themeColor="accent1" w:themeShade="BF"/>
    </w:rPr>
  </w:style>
  <w:style w:type="paragraph" w:styleId="IntenseQuote">
    <w:name w:val="Intense Quote"/>
    <w:basedOn w:val="Normal"/>
    <w:next w:val="Normal"/>
    <w:link w:val="IntenseQuoteChar"/>
    <w:uiPriority w:val="30"/>
    <w:qFormat/>
    <w:rsid w:val="00BA787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BA7874"/>
    <w:rPr>
      <w:i/>
      <w:iCs/>
      <w:color w:val="0F4761" w:themeColor="accent1" w:themeShade="BF"/>
    </w:rPr>
  </w:style>
  <w:style w:type="character" w:styleId="IntenseReference">
    <w:name w:val="Intense Reference"/>
    <w:basedOn w:val="DefaultParagraphFont"/>
    <w:uiPriority w:val="32"/>
    <w:qFormat/>
    <w:rsid w:val="00BA7874"/>
    <w:rPr>
      <w:b/>
      <w:bCs/>
      <w:smallCaps/>
      <w:color w:val="0F4761" w:themeColor="accent1" w:themeShade="BF"/>
      <w:spacing w:val="5"/>
    </w:rPr>
  </w:style>
  <w:style w:type="paragraph" w:customStyle="1" w:styleId="OmersStyle1">
    <w:name w:val="Omer's Style1"/>
    <w:basedOn w:val="Normal"/>
    <w:link w:val="OmersStyle1Char"/>
    <w:autoRedefine/>
    <w:qFormat/>
    <w:rsid w:val="00BA7874"/>
    <w:pPr>
      <w:spacing w:line="360" w:lineRule="auto"/>
      <w:jc w:val="both"/>
    </w:pPr>
    <w:rPr>
      <w:rFonts w:asciiTheme="majorHAnsi" w:hAnsiTheme="majorHAnsi" w:cs="Calibri"/>
      <w:sz w:val="24"/>
      <w:lang w:val="en-US"/>
    </w:rPr>
  </w:style>
  <w:style w:type="character" w:customStyle="1" w:styleId="OmersStyle1Char">
    <w:name w:val="Omer's Style1 Char"/>
    <w:basedOn w:val="DefaultParagraphFont"/>
    <w:link w:val="OmersStyle1"/>
    <w:rsid w:val="00BA7874"/>
    <w:rPr>
      <w:rFonts w:asciiTheme="majorHAnsi" w:hAnsiTheme="majorHAnsi" w:cs="Calibri"/>
      <w:szCs w:val="22"/>
      <w:lang w:val="en-US"/>
    </w:rPr>
  </w:style>
  <w:style w:type="paragraph" w:styleId="Caption">
    <w:name w:val="caption"/>
    <w:basedOn w:val="Normal"/>
    <w:next w:val="Normal"/>
    <w:uiPriority w:val="35"/>
    <w:unhideWhenUsed/>
    <w:qFormat/>
    <w:rsid w:val="00BA7874"/>
    <w:pPr>
      <w:spacing w:after="200" w:line="240" w:lineRule="auto"/>
    </w:pPr>
    <w:rPr>
      <w:i/>
      <w:iCs/>
      <w:color w:val="0E2841" w:themeColor="text2"/>
      <w:sz w:val="18"/>
      <w:szCs w:val="18"/>
    </w:rPr>
  </w:style>
  <w:style w:type="paragraph" w:styleId="CommentText">
    <w:name w:val="annotation text"/>
    <w:basedOn w:val="Normal"/>
    <w:link w:val="CommentTextChar"/>
    <w:uiPriority w:val="99"/>
    <w:semiHidden/>
    <w:unhideWhenUsed/>
    <w:rsid w:val="00151CAC"/>
    <w:pPr>
      <w:spacing w:line="240" w:lineRule="auto"/>
    </w:pPr>
    <w:rPr>
      <w:sz w:val="20"/>
      <w:szCs w:val="20"/>
    </w:rPr>
  </w:style>
  <w:style w:type="character" w:customStyle="1" w:styleId="CommentTextChar">
    <w:name w:val="Comment Text Char"/>
    <w:basedOn w:val="DefaultParagraphFont"/>
    <w:link w:val="CommentText"/>
    <w:uiPriority w:val="99"/>
    <w:semiHidden/>
    <w:rsid w:val="00151CAC"/>
    <w:rPr>
      <w:sz w:val="20"/>
      <w:szCs w:val="20"/>
    </w:rPr>
  </w:style>
  <w:style w:type="character" w:styleId="CommentReference">
    <w:name w:val="annotation reference"/>
    <w:basedOn w:val="DefaultParagraphFont"/>
    <w:uiPriority w:val="99"/>
    <w:semiHidden/>
    <w:unhideWhenUsed/>
    <w:rsid w:val="00151CA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5915">
      <w:bodyDiv w:val="1"/>
      <w:marLeft w:val="0"/>
      <w:marRight w:val="0"/>
      <w:marTop w:val="0"/>
      <w:marBottom w:val="0"/>
      <w:divBdr>
        <w:top w:val="none" w:sz="0" w:space="0" w:color="auto"/>
        <w:left w:val="none" w:sz="0" w:space="0" w:color="auto"/>
        <w:bottom w:val="none" w:sz="0" w:space="0" w:color="auto"/>
        <w:right w:val="none" w:sz="0" w:space="0" w:color="auto"/>
      </w:divBdr>
    </w:div>
    <w:div w:id="1026908678">
      <w:bodyDiv w:val="1"/>
      <w:marLeft w:val="0"/>
      <w:marRight w:val="0"/>
      <w:marTop w:val="0"/>
      <w:marBottom w:val="0"/>
      <w:divBdr>
        <w:top w:val="none" w:sz="0" w:space="0" w:color="auto"/>
        <w:left w:val="none" w:sz="0" w:space="0" w:color="auto"/>
        <w:bottom w:val="none" w:sz="0" w:space="0" w:color="auto"/>
        <w:right w:val="none" w:sz="0" w:space="0" w:color="auto"/>
      </w:divBdr>
    </w:div>
    <w:div w:id="1176504203">
      <w:bodyDiv w:val="1"/>
      <w:marLeft w:val="0"/>
      <w:marRight w:val="0"/>
      <w:marTop w:val="0"/>
      <w:marBottom w:val="0"/>
      <w:divBdr>
        <w:top w:val="none" w:sz="0" w:space="0" w:color="auto"/>
        <w:left w:val="none" w:sz="0" w:space="0" w:color="auto"/>
        <w:bottom w:val="none" w:sz="0" w:space="0" w:color="auto"/>
        <w:right w:val="none" w:sz="0" w:space="0" w:color="auto"/>
      </w:divBdr>
    </w:div>
    <w:div w:id="199972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emf"/><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emf"/><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920</Words>
  <Characters>5604</Characters>
  <Application>Microsoft Office Word</Application>
  <DocSecurity>0</DocSecurity>
  <Lines>87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סבתי</dc:creator>
  <cp:keywords/>
  <dc:description/>
  <cp:lastModifiedBy>עומר סבתי</cp:lastModifiedBy>
  <cp:revision>2</cp:revision>
  <dcterms:created xsi:type="dcterms:W3CDTF">2025-07-09T14:24:00Z</dcterms:created>
  <dcterms:modified xsi:type="dcterms:W3CDTF">2025-07-13T12:40:00Z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cc9215a3-d6e2-4e30-98a6-72103b5e9c10</vt:lpwstr>
  </property>
</Properties>
</file>